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B975A9" w14:textId="0C9CC38B" w:rsidR="00A20072" w:rsidRPr="002073E5" w:rsidRDefault="00A20072" w:rsidP="00A20072">
      <w:pPr>
        <w:spacing w:line="240" w:lineRule="auto"/>
        <w:jc w:val="center"/>
        <w:rPr>
          <w:sz w:val="32"/>
          <w:szCs w:val="32"/>
        </w:rPr>
      </w:pPr>
      <w:r>
        <w:rPr>
          <w:sz w:val="32"/>
          <w:szCs w:val="32"/>
        </w:rPr>
        <w:t>MSDS 6372 Project 3</w:t>
      </w:r>
    </w:p>
    <w:p w14:paraId="2AE38A1F" w14:textId="77777777" w:rsidR="00A20072" w:rsidRPr="002073E5" w:rsidRDefault="00A20072" w:rsidP="00A20072">
      <w:pPr>
        <w:spacing w:line="240" w:lineRule="auto"/>
        <w:jc w:val="center"/>
        <w:rPr>
          <w:sz w:val="32"/>
          <w:szCs w:val="32"/>
        </w:rPr>
      </w:pPr>
    </w:p>
    <w:p w14:paraId="763683CD" w14:textId="77777777" w:rsidR="00A20072" w:rsidRPr="002073E5" w:rsidRDefault="00A20072" w:rsidP="00A20072">
      <w:pPr>
        <w:spacing w:line="240" w:lineRule="auto"/>
        <w:jc w:val="center"/>
        <w:rPr>
          <w:sz w:val="32"/>
          <w:szCs w:val="32"/>
        </w:rPr>
      </w:pPr>
    </w:p>
    <w:p w14:paraId="76D7423D" w14:textId="77777777" w:rsidR="009E719F" w:rsidRPr="007463E9" w:rsidRDefault="009E719F" w:rsidP="009E719F">
      <w:pPr>
        <w:spacing w:line="240" w:lineRule="auto"/>
        <w:jc w:val="center"/>
        <w:rPr>
          <w:rFonts w:cs="Arial"/>
          <w:b/>
        </w:rPr>
      </w:pPr>
      <w:r w:rsidRPr="007463E9">
        <w:rPr>
          <w:rFonts w:cs="Arial"/>
          <w:b/>
        </w:rPr>
        <w:t>Team members:</w:t>
      </w:r>
    </w:p>
    <w:p w14:paraId="3B1505C9" w14:textId="77777777" w:rsidR="009E719F" w:rsidRPr="007463E9" w:rsidRDefault="009E719F" w:rsidP="009E719F">
      <w:pPr>
        <w:spacing w:line="240" w:lineRule="auto"/>
        <w:jc w:val="center"/>
        <w:rPr>
          <w:rFonts w:cs="Arial"/>
        </w:rPr>
      </w:pPr>
      <w:r w:rsidRPr="007463E9">
        <w:rPr>
          <w:rFonts w:cs="Arial"/>
        </w:rPr>
        <w:t>Kottegoda Manjula</w:t>
      </w:r>
    </w:p>
    <w:p w14:paraId="308BD1F4" w14:textId="77777777" w:rsidR="009E719F" w:rsidRPr="007463E9" w:rsidRDefault="009E719F" w:rsidP="009E719F">
      <w:pPr>
        <w:spacing w:line="240" w:lineRule="auto"/>
        <w:jc w:val="center"/>
        <w:rPr>
          <w:rFonts w:cs="Arial"/>
        </w:rPr>
      </w:pPr>
      <w:r w:rsidRPr="007463E9">
        <w:rPr>
          <w:rFonts w:cs="Arial"/>
        </w:rPr>
        <w:t>Messa Araya</w:t>
      </w:r>
    </w:p>
    <w:p w14:paraId="7F02409F" w14:textId="77777777" w:rsidR="009E719F" w:rsidRPr="007463E9" w:rsidRDefault="009E719F" w:rsidP="009E719F">
      <w:pPr>
        <w:spacing w:line="240" w:lineRule="auto"/>
        <w:jc w:val="center"/>
        <w:rPr>
          <w:rFonts w:cs="Arial"/>
        </w:rPr>
      </w:pPr>
      <w:r w:rsidRPr="007463E9">
        <w:rPr>
          <w:rFonts w:cs="Arial"/>
        </w:rPr>
        <w:t>Kumar Rajeev</w:t>
      </w:r>
    </w:p>
    <w:p w14:paraId="147622CE" w14:textId="77777777" w:rsidR="009E719F" w:rsidRPr="007463E9" w:rsidRDefault="009E719F" w:rsidP="009E719F">
      <w:pPr>
        <w:spacing w:line="240" w:lineRule="auto"/>
        <w:jc w:val="center"/>
        <w:rPr>
          <w:rFonts w:cs="Arial"/>
        </w:rPr>
      </w:pPr>
    </w:p>
    <w:p w14:paraId="1321E2E0" w14:textId="77777777" w:rsidR="009E719F" w:rsidRPr="007463E9" w:rsidRDefault="009E719F" w:rsidP="009E719F">
      <w:pPr>
        <w:spacing w:line="240" w:lineRule="auto"/>
        <w:jc w:val="center"/>
        <w:rPr>
          <w:rFonts w:cs="Arial"/>
        </w:rPr>
      </w:pPr>
    </w:p>
    <w:p w14:paraId="16095B08" w14:textId="77777777" w:rsidR="009E719F" w:rsidRPr="007463E9" w:rsidRDefault="009E719F" w:rsidP="009E719F">
      <w:pPr>
        <w:spacing w:line="240" w:lineRule="auto"/>
        <w:jc w:val="center"/>
        <w:rPr>
          <w:rFonts w:cs="Arial"/>
        </w:rPr>
      </w:pPr>
    </w:p>
    <w:p w14:paraId="7FF60976" w14:textId="77777777" w:rsidR="009E719F" w:rsidRPr="007463E9" w:rsidRDefault="009E719F" w:rsidP="009E719F">
      <w:pPr>
        <w:spacing w:line="240" w:lineRule="auto"/>
        <w:jc w:val="center"/>
        <w:rPr>
          <w:rFonts w:cs="Arial"/>
        </w:rPr>
      </w:pPr>
    </w:p>
    <w:p w14:paraId="1CD5DF9E" w14:textId="7D1C76F2" w:rsidR="009E719F" w:rsidRPr="007463E9" w:rsidRDefault="009E719F" w:rsidP="009E719F">
      <w:pPr>
        <w:spacing w:line="240" w:lineRule="auto"/>
        <w:jc w:val="center"/>
        <w:rPr>
          <w:rFonts w:cs="Arial"/>
        </w:rPr>
      </w:pPr>
      <w:r w:rsidRPr="007463E9">
        <w:rPr>
          <w:rFonts w:cs="Arial"/>
        </w:rPr>
        <w:t>Date:2016-</w:t>
      </w:r>
      <w:r>
        <w:rPr>
          <w:rFonts w:cs="Arial"/>
        </w:rPr>
        <w:t>12</w:t>
      </w:r>
      <w:r w:rsidRPr="007463E9">
        <w:rPr>
          <w:rFonts w:cs="Arial"/>
        </w:rPr>
        <w:t>-</w:t>
      </w:r>
      <w:r>
        <w:rPr>
          <w:rFonts w:cs="Arial"/>
        </w:rPr>
        <w:t>01</w:t>
      </w:r>
    </w:p>
    <w:p w14:paraId="53F06BAA" w14:textId="77777777" w:rsidR="009E719F" w:rsidRPr="007463E9" w:rsidRDefault="009E719F" w:rsidP="009E719F">
      <w:pPr>
        <w:rPr>
          <w:rFonts w:cs="Arial"/>
          <w:b/>
        </w:rPr>
      </w:pPr>
    </w:p>
    <w:p w14:paraId="2F918185" w14:textId="77777777" w:rsidR="00A20072" w:rsidRDefault="00A20072">
      <w:pPr>
        <w:rPr>
          <w:rFonts w:ascii="Arial" w:hAnsi="Arial" w:cs="Arial"/>
        </w:rPr>
      </w:pPr>
      <w:r>
        <w:rPr>
          <w:rFonts w:ascii="Arial" w:hAnsi="Arial" w:cs="Arial"/>
        </w:rPr>
        <w:br w:type="page"/>
      </w:r>
    </w:p>
    <w:p w14:paraId="1E562A76" w14:textId="5C0D1060" w:rsidR="000212FF" w:rsidRPr="0081563B" w:rsidRDefault="000212FF" w:rsidP="000212FF">
      <w:pPr>
        <w:jc w:val="center"/>
        <w:rPr>
          <w:rFonts w:ascii="Arial" w:hAnsi="Arial" w:cs="Arial"/>
        </w:rPr>
      </w:pPr>
      <w:r w:rsidRPr="0081563B">
        <w:rPr>
          <w:rFonts w:ascii="Arial" w:hAnsi="Arial" w:cs="Arial"/>
          <w:b/>
        </w:rPr>
        <w:lastRenderedPageBreak/>
        <w:t xml:space="preserve">Statistical </w:t>
      </w:r>
      <w:r w:rsidR="00F014D5">
        <w:rPr>
          <w:rFonts w:ascii="Arial" w:hAnsi="Arial" w:cs="Arial"/>
          <w:b/>
        </w:rPr>
        <w:t xml:space="preserve">Analysis and </w:t>
      </w:r>
      <w:r w:rsidRPr="0081563B">
        <w:rPr>
          <w:rFonts w:ascii="Arial" w:hAnsi="Arial" w:cs="Arial"/>
          <w:b/>
        </w:rPr>
        <w:t xml:space="preserve">Prediction of </w:t>
      </w:r>
      <w:r w:rsidR="00041F6E">
        <w:rPr>
          <w:rFonts w:ascii="Arial" w:hAnsi="Arial" w:cs="Arial"/>
          <w:b/>
        </w:rPr>
        <w:t>Wikipedia</w:t>
      </w:r>
      <w:r w:rsidR="005078C2">
        <w:rPr>
          <w:rFonts w:ascii="Arial" w:hAnsi="Arial" w:cs="Arial"/>
          <w:b/>
        </w:rPr>
        <w:t>’s</w:t>
      </w:r>
      <w:r w:rsidR="00041F6E">
        <w:rPr>
          <w:rFonts w:ascii="Arial" w:hAnsi="Arial" w:cs="Arial"/>
          <w:b/>
        </w:rPr>
        <w:t xml:space="preserve"> </w:t>
      </w:r>
      <w:r w:rsidR="00D00447">
        <w:rPr>
          <w:rFonts w:ascii="Arial" w:hAnsi="Arial" w:cs="Arial"/>
          <w:b/>
        </w:rPr>
        <w:t>Perceived Usefulness</w:t>
      </w:r>
    </w:p>
    <w:p w14:paraId="3AF053B2" w14:textId="77777777" w:rsidR="005B5AD3" w:rsidRDefault="005B5AD3" w:rsidP="005B5AD3">
      <w:pPr>
        <w:spacing w:line="360" w:lineRule="auto"/>
        <w:rPr>
          <w:rFonts w:eastAsia="Malgun Gothic" w:cs="Arial"/>
          <w:b/>
        </w:rPr>
      </w:pPr>
      <w:r w:rsidRPr="00A63929">
        <w:rPr>
          <w:rFonts w:eastAsia="Malgun Gothic" w:cs="Arial"/>
          <w:b/>
        </w:rPr>
        <w:t>Introduction</w:t>
      </w:r>
    </w:p>
    <w:p w14:paraId="783DF530" w14:textId="45738F8E" w:rsidR="005B5AD3" w:rsidRPr="00A73D9E" w:rsidRDefault="005B5AD3" w:rsidP="005B5AD3">
      <w:pPr>
        <w:spacing w:line="240" w:lineRule="auto"/>
        <w:jc w:val="both"/>
        <w:rPr>
          <w:rFonts w:eastAsia="Calibri" w:cs="Arial"/>
        </w:rPr>
      </w:pPr>
      <w:r w:rsidRPr="00A73D9E">
        <w:rPr>
          <w:rFonts w:eastAsia="Calibri" w:cs="Arial"/>
        </w:rPr>
        <w:t>Since its inception in 2001, Wikipedia, the largest free online encyclopedia has steadily become a one of the most visited websites on the internet. With over 5 million articles in 250 languages it currently ranks as the fifth most visited website across the globe. Searching on a subject on your favorite search engine or simply asking Siri a question on your iPhone often pulls up references to Wikipedia articles at the very top of the search results.</w:t>
      </w:r>
    </w:p>
    <w:p w14:paraId="5ECC776A" w14:textId="7D571911" w:rsidR="005B5AD3" w:rsidRPr="00A73D9E" w:rsidRDefault="005B5AD3" w:rsidP="005B5AD3">
      <w:pPr>
        <w:spacing w:line="240" w:lineRule="auto"/>
        <w:jc w:val="both"/>
        <w:rPr>
          <w:rFonts w:eastAsia="Calibri" w:cs="Arial"/>
        </w:rPr>
      </w:pPr>
      <w:r w:rsidRPr="00A73D9E">
        <w:rPr>
          <w:rFonts w:eastAsia="Calibri" w:cs="Arial"/>
        </w:rPr>
        <w:t xml:space="preserve">Wikipedia’s technical infrastructure is managed by Wikimedia Foundation, a nonprofit organization, while its content is created and maintained by a vast community of volunteer subject matter experts with the aim of providing a ‘neutral compilation of verifiable, established facts’ </w:t>
      </w:r>
      <w:r w:rsidRPr="00A73D9E">
        <w:rPr>
          <w:rFonts w:eastAsia="Calibri" w:cs="Arial"/>
          <w:vertAlign w:val="superscript"/>
        </w:rPr>
        <w:t>[1]</w:t>
      </w:r>
      <w:r w:rsidRPr="00A73D9E">
        <w:rPr>
          <w:rFonts w:eastAsia="Calibri" w:cs="Arial"/>
        </w:rPr>
        <w:t>. Content on Wikipedia is often kept accurate and current by a mechanism of citations and are updated with the verification from reliable sources</w:t>
      </w:r>
      <w:r w:rsidRPr="00A73D9E">
        <w:rPr>
          <w:rFonts w:eastAsia="Calibri" w:cs="Arial"/>
          <w:vertAlign w:val="superscript"/>
        </w:rPr>
        <w:t xml:space="preserve"> [2]</w:t>
      </w:r>
      <w:r w:rsidRPr="00A73D9E">
        <w:rPr>
          <w:rFonts w:eastAsia="Calibri" w:cs="Arial"/>
        </w:rPr>
        <w:t xml:space="preserve">. </w:t>
      </w:r>
    </w:p>
    <w:p w14:paraId="650E097A" w14:textId="77777777" w:rsidR="005B5AD3" w:rsidRPr="00A73D9E" w:rsidRDefault="005B5AD3" w:rsidP="005B5AD3">
      <w:pPr>
        <w:jc w:val="both"/>
        <w:rPr>
          <w:rFonts w:eastAsia="Calibri" w:cs="Arial"/>
        </w:rPr>
      </w:pPr>
      <w:r w:rsidRPr="00A73D9E">
        <w:rPr>
          <w:rFonts w:eastAsia="Calibri" w:cs="Arial"/>
        </w:rPr>
        <w:t xml:space="preserve">Wikipedia is widely used as a basic reference when trying to familiarize yourself with a new subject. But even with controls to maintain content accuracy it is not always look at as a reliable source in academia based on the quality and completeness of the material. </w:t>
      </w:r>
    </w:p>
    <w:p w14:paraId="668E83B4" w14:textId="126DC409" w:rsidR="005B5AD3" w:rsidRDefault="005B5AD3" w:rsidP="005B5AD3">
      <w:pPr>
        <w:jc w:val="both"/>
        <w:rPr>
          <w:rFonts w:eastAsia="Calibri" w:cs="Arial"/>
        </w:rPr>
      </w:pPr>
      <w:r w:rsidRPr="00A73D9E">
        <w:rPr>
          <w:rFonts w:eastAsia="Calibri" w:cs="Arial"/>
        </w:rPr>
        <w:t xml:space="preserve">In this study, we will examine the perception of faculty members from two Spanish universities on using Wikipedia as a credible reference source. The wiki4HE dataset from the UCI Machine Learning Repository </w:t>
      </w:r>
      <w:r w:rsidRPr="00A73D9E">
        <w:rPr>
          <w:rFonts w:eastAsia="Calibri" w:cs="Arial"/>
          <w:vertAlign w:val="superscript"/>
        </w:rPr>
        <w:t>[3]</w:t>
      </w:r>
      <w:r w:rsidRPr="00A73D9E">
        <w:rPr>
          <w:rFonts w:eastAsia="Calibri" w:cs="Arial"/>
        </w:rPr>
        <w:t xml:space="preserve"> will be used</w:t>
      </w:r>
      <w:r w:rsidR="00DB0722">
        <w:rPr>
          <w:rFonts w:eastAsia="Calibri" w:cs="Arial"/>
        </w:rPr>
        <w:t xml:space="preserve"> in this analysis and Logistic</w:t>
      </w:r>
      <w:r w:rsidRPr="00A73D9E">
        <w:rPr>
          <w:rFonts w:eastAsia="Calibri" w:cs="Arial"/>
        </w:rPr>
        <w:t xml:space="preserve"> Regression will be used as the methodology in performing the analysis. This paper will examine which variables are correlated and which one’s influence in the perception of Wikipedia’s reliability.</w:t>
      </w:r>
    </w:p>
    <w:p w14:paraId="045F904C" w14:textId="77777777" w:rsidR="005B5AD3" w:rsidRPr="00EE31ED" w:rsidRDefault="005B5AD3" w:rsidP="005B5AD3">
      <w:pPr>
        <w:jc w:val="both"/>
        <w:rPr>
          <w:b/>
        </w:rPr>
      </w:pPr>
      <w:r w:rsidRPr="00EE31ED">
        <w:rPr>
          <w:b/>
        </w:rPr>
        <w:t xml:space="preserve">Logistic Regression </w:t>
      </w:r>
    </w:p>
    <w:p w14:paraId="612F6968" w14:textId="7E2EE5BE" w:rsidR="005B5AD3" w:rsidRDefault="005B5AD3" w:rsidP="005B5AD3">
      <w:pPr>
        <w:jc w:val="both"/>
      </w:pPr>
      <w:r>
        <w:t>This section provides a brief background on the statistical technique employed to predict the probabilities of Wikipedia re</w:t>
      </w:r>
      <w:r w:rsidR="007E0E97">
        <w:t>liability. Since the response</w:t>
      </w:r>
      <w:r>
        <w:t xml:space="preserve">, namely perception on Wikipedia usefulness indicator, is categorical (binary) and has values Yes (useful) or No (not useful), ordinary least squares regression cannot be used as </w:t>
      </w:r>
      <w:r w:rsidRPr="00780A75">
        <w:rPr>
          <w:b/>
        </w:rPr>
        <w:t>assumptions of normality</w:t>
      </w:r>
      <w:r>
        <w:t xml:space="preserve"> of the responses and </w:t>
      </w:r>
      <w:r w:rsidRPr="00780A75">
        <w:rPr>
          <w:b/>
        </w:rPr>
        <w:t>homoscedasticity</w:t>
      </w:r>
      <w:r>
        <w:t xml:space="preserve"> of the residuals will be violated. The </w:t>
      </w:r>
      <w:r w:rsidR="00225B68">
        <w:t>response</w:t>
      </w:r>
      <w:r>
        <w:t xml:space="preserve"> is binomial and the mean of the distribution, which is the probability of usefulness (π), is to be mode</w:t>
      </w:r>
      <w:r w:rsidR="00766F10">
        <w:t xml:space="preserve">led as a function of the Independent </w:t>
      </w:r>
      <w:r w:rsidR="000058AF">
        <w:t>Variables</w:t>
      </w:r>
      <w:r>
        <w:t xml:space="preserve"> Gender, Age, WIKIUSERS, DOMAIN, etc. </w:t>
      </w:r>
      <w:commentRangeStart w:id="0"/>
      <w:r>
        <w:t xml:space="preserve">This function cannot be linear since, theoretically, the predictions can range from - ∞ to +∞ but probabilities lie between 0 and 1. </w:t>
      </w:r>
      <w:commentRangeEnd w:id="0"/>
      <w:r w:rsidR="0082252E">
        <w:rPr>
          <w:rStyle w:val="CommentReference"/>
        </w:rPr>
        <w:commentReference w:id="0"/>
      </w:r>
      <w:r>
        <w:t xml:space="preserve">Hence a nonlinear transformation, log odds (Logit), is applied to the DV which is then expressed as a linear function of the IVs in the following manner [Agrestic, 1996]: </w:t>
      </w:r>
    </w:p>
    <w:p w14:paraId="72EBA4A7" w14:textId="77777777" w:rsidR="005B5AD3" w:rsidRDefault="00AB7A27" w:rsidP="005B5AD3">
      <w:pPr>
        <w:jc w:val="both"/>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i/>
                        </w:rPr>
                      </m:ctrlPr>
                    </m:fPr>
                    <m:num>
                      <m:r>
                        <w:rPr>
                          <w:rFonts w:ascii="Cambria Math" w:hAnsi="Cambria Math"/>
                        </w:rPr>
                        <m:t>π</m:t>
                      </m:r>
                    </m:num>
                    <m:den>
                      <m:r>
                        <w:rPr>
                          <w:rFonts w:ascii="Cambria Math" w:hAnsi="Cambria Math"/>
                        </w:rPr>
                        <m:t>1-π</m:t>
                      </m:r>
                    </m:den>
                  </m:f>
                </m:e>
              </m:d>
            </m:e>
          </m:func>
          <m:r>
            <w:rPr>
              <w:rFonts w:ascii="Cambria Math" w:hAnsi="Cambria Math"/>
            </w:rPr>
            <m:t>=α+</m:t>
          </m:r>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GENDER+</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DOMAIN+</m:t>
          </m:r>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UNIVERSITY+</m:t>
          </m:r>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USERWIKI+</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PhD+</m:t>
          </m:r>
          <m:sSub>
            <m:sSubPr>
              <m:ctrlPr>
                <w:rPr>
                  <w:rFonts w:ascii="Cambria Math" w:hAnsi="Cambria Math"/>
                  <w:i/>
                </w:rPr>
              </m:ctrlPr>
            </m:sSubPr>
            <m:e>
              <m:r>
                <w:rPr>
                  <w:rFonts w:ascii="Cambria Math" w:hAnsi="Cambria Math"/>
                </w:rPr>
                <m:t>β</m:t>
              </m:r>
            </m:e>
            <m:sub>
              <m:r>
                <w:rPr>
                  <w:rFonts w:ascii="Cambria Math" w:hAnsi="Cambria Math"/>
                </w:rPr>
                <m:t>Y</m:t>
              </m:r>
            </m:sub>
          </m:sSub>
          <m:r>
            <w:rPr>
              <w:rFonts w:ascii="Cambria Math" w:hAnsi="Cambria Math"/>
            </w:rPr>
            <m:t>YEARSEXP</m:t>
          </m:r>
        </m:oMath>
      </m:oMathPara>
    </w:p>
    <w:p w14:paraId="55188DC2" w14:textId="77777777" w:rsidR="005B5AD3" w:rsidRDefault="005B5AD3" w:rsidP="005B5AD3">
      <w:pPr>
        <w:jc w:val="both"/>
      </w:pPr>
      <w:r>
        <w:t xml:space="preserve">The above functional form of modeling the probabilities has the following advantages: </w:t>
      </w:r>
    </w:p>
    <w:p w14:paraId="2A032551" w14:textId="77777777" w:rsidR="005B5AD3" w:rsidRPr="005347CD" w:rsidRDefault="005B5AD3" w:rsidP="005B5AD3">
      <w:pPr>
        <w:pStyle w:val="ListParagraph"/>
        <w:numPr>
          <w:ilvl w:val="0"/>
          <w:numId w:val="1"/>
        </w:numPr>
        <w:spacing w:after="160"/>
        <w:jc w:val="both"/>
        <w:rPr>
          <w:rFonts w:eastAsia="Calibri" w:cs="Arial"/>
        </w:rPr>
      </w:pPr>
      <w:r>
        <w:t xml:space="preserve">The estimated Logits are free to lie anywhere between -∞ to +∞. </w:t>
      </w:r>
    </w:p>
    <w:p w14:paraId="55BB6619" w14:textId="77777777" w:rsidR="005B5AD3" w:rsidRPr="005347CD" w:rsidRDefault="005B5AD3" w:rsidP="005B5AD3">
      <w:pPr>
        <w:pStyle w:val="ListParagraph"/>
        <w:numPr>
          <w:ilvl w:val="0"/>
          <w:numId w:val="1"/>
        </w:numPr>
        <w:spacing w:after="160"/>
        <w:jc w:val="both"/>
        <w:rPr>
          <w:rFonts w:eastAsia="Calibri" w:cs="Arial"/>
        </w:rPr>
      </w:pPr>
      <w:r>
        <w:t xml:space="preserve">The model performs even when the responses (enrollment probabilities) are non-normal. </w:t>
      </w:r>
    </w:p>
    <w:p w14:paraId="1148A67A" w14:textId="77777777" w:rsidR="005B5AD3" w:rsidRPr="005347CD" w:rsidRDefault="005B5AD3" w:rsidP="005B5AD3">
      <w:pPr>
        <w:pStyle w:val="ListParagraph"/>
        <w:numPr>
          <w:ilvl w:val="0"/>
          <w:numId w:val="1"/>
        </w:numPr>
        <w:spacing w:after="160"/>
        <w:jc w:val="both"/>
        <w:rPr>
          <w:rFonts w:eastAsia="Calibri" w:cs="Arial"/>
        </w:rPr>
      </w:pPr>
      <w:r>
        <w:t xml:space="preserve">The model has a linear form and the parameter estimates can be directly related to the Logit of wiki reliability. </w:t>
      </w:r>
    </w:p>
    <w:p w14:paraId="2B273E2F" w14:textId="77777777" w:rsidR="005B5AD3" w:rsidRPr="005347CD" w:rsidRDefault="005B5AD3" w:rsidP="005B5AD3">
      <w:pPr>
        <w:pStyle w:val="ListParagraph"/>
        <w:numPr>
          <w:ilvl w:val="0"/>
          <w:numId w:val="1"/>
        </w:numPr>
        <w:spacing w:after="160"/>
        <w:jc w:val="both"/>
        <w:rPr>
          <w:rFonts w:eastAsia="Calibri" w:cs="Arial"/>
        </w:rPr>
      </w:pPr>
      <w:r>
        <w:lastRenderedPageBreak/>
        <w:t xml:space="preserve">The corresponding probabilities of wiki reliability can be obtained by transforming back the estimated Logit equation. </w:t>
      </w:r>
    </w:p>
    <w:p w14:paraId="1B895CD4" w14:textId="77777777" w:rsidR="005B5AD3" w:rsidRPr="003853FB" w:rsidRDefault="005B5AD3" w:rsidP="005B5AD3">
      <w:pPr>
        <w:jc w:val="both"/>
        <w:rPr>
          <w:rFonts w:eastAsia="Calibri" w:cs="Arial"/>
        </w:rPr>
      </w:pPr>
      <w:r>
        <w:t xml:space="preserve">The estimates of the β parameters of the logistic response function equation are obtained by the method of maximum likelihood estimation. </w:t>
      </w:r>
    </w:p>
    <w:p w14:paraId="7FBAFCFD" w14:textId="77777777" w:rsidR="005B5AD3" w:rsidRPr="00A73D9E" w:rsidRDefault="005B5AD3" w:rsidP="005B5AD3">
      <w:pPr>
        <w:spacing w:line="360" w:lineRule="auto"/>
        <w:rPr>
          <w:rFonts w:eastAsia="Malgun Gothic" w:cs="Arial"/>
          <w:b/>
        </w:rPr>
      </w:pPr>
      <w:r w:rsidRPr="00A73D9E">
        <w:rPr>
          <w:rFonts w:eastAsia="Malgun Gothic" w:cs="Arial"/>
          <w:b/>
        </w:rPr>
        <w:t>Descriptive Statistics</w:t>
      </w:r>
    </w:p>
    <w:p w14:paraId="43887D28" w14:textId="77777777" w:rsidR="005B5AD3" w:rsidRDefault="005B5AD3" w:rsidP="0020167B">
      <w:pPr>
        <w:pStyle w:val="NoSpacing"/>
        <w:jc w:val="both"/>
      </w:pPr>
      <w:r>
        <w:t>Data on users of Wikipedia in our paper generally consists of information on whether using Wikipedia is reliable or not (PU_1), years of experience, age etc. Table 1 gives a list of variables in the data while identifying the Independent (IV) and Dependent (DV) variables and their valid ranges. These variables are considered as potential predictors and are hence included in the model development. The outcome variable is the reliability of using Wikipedia which is binary with values Yes=1 (reliable) or No=0 (not reliable).</w:t>
      </w:r>
    </w:p>
    <w:p w14:paraId="66363C20" w14:textId="713DC39C" w:rsidR="005B5AD3" w:rsidRDefault="00493127" w:rsidP="00493127">
      <w:pPr>
        <w:pStyle w:val="NoSpacing"/>
        <w:ind w:left="1440" w:firstLine="720"/>
      </w:pPr>
      <w:r>
        <w:t xml:space="preserve">Table 1. </w:t>
      </w:r>
      <w:r w:rsidRPr="0004003D">
        <w:t>Dependent and Independent Variables to be modeled</w:t>
      </w:r>
    </w:p>
    <w:tbl>
      <w:tblPr>
        <w:tblStyle w:val="TableGrid"/>
        <w:tblW w:w="0" w:type="auto"/>
        <w:tblLook w:val="04A0" w:firstRow="1" w:lastRow="0" w:firstColumn="1" w:lastColumn="0" w:noHBand="0" w:noVBand="1"/>
      </w:tblPr>
      <w:tblGrid>
        <w:gridCol w:w="1276"/>
        <w:gridCol w:w="5336"/>
        <w:gridCol w:w="687"/>
        <w:gridCol w:w="999"/>
        <w:gridCol w:w="1278"/>
      </w:tblGrid>
      <w:tr w:rsidR="005B5AD3" w:rsidRPr="00626A70" w14:paraId="3EEB0FB6" w14:textId="77777777" w:rsidTr="00626A70">
        <w:tc>
          <w:tcPr>
            <w:tcW w:w="0" w:type="auto"/>
            <w:shd w:val="clear" w:color="auto" w:fill="D9D9D9" w:themeFill="background1" w:themeFillShade="D9"/>
          </w:tcPr>
          <w:p w14:paraId="49AD743C" w14:textId="77777777" w:rsidR="005B5AD3" w:rsidRPr="00626A70" w:rsidRDefault="005B5AD3" w:rsidP="00AB7A27">
            <w:pPr>
              <w:spacing w:line="360" w:lineRule="auto"/>
              <w:jc w:val="both"/>
              <w:rPr>
                <w:sz w:val="18"/>
                <w:szCs w:val="18"/>
              </w:rPr>
            </w:pPr>
            <w:r w:rsidRPr="00626A70">
              <w:rPr>
                <w:sz w:val="18"/>
                <w:szCs w:val="18"/>
              </w:rPr>
              <w:t>Variable Name</w:t>
            </w:r>
          </w:p>
        </w:tc>
        <w:tc>
          <w:tcPr>
            <w:tcW w:w="0" w:type="auto"/>
            <w:shd w:val="clear" w:color="auto" w:fill="D9D9D9" w:themeFill="background1" w:themeFillShade="D9"/>
          </w:tcPr>
          <w:p w14:paraId="1E510F1F" w14:textId="77777777" w:rsidR="005B5AD3" w:rsidRPr="00626A70" w:rsidRDefault="005B5AD3" w:rsidP="00AB7A27">
            <w:pPr>
              <w:spacing w:line="360" w:lineRule="auto"/>
              <w:jc w:val="both"/>
              <w:rPr>
                <w:sz w:val="18"/>
                <w:szCs w:val="18"/>
              </w:rPr>
            </w:pPr>
            <w:r w:rsidRPr="00626A70">
              <w:rPr>
                <w:sz w:val="18"/>
                <w:szCs w:val="18"/>
              </w:rPr>
              <w:t>Complete Name</w:t>
            </w:r>
          </w:p>
        </w:tc>
        <w:tc>
          <w:tcPr>
            <w:tcW w:w="0" w:type="auto"/>
            <w:shd w:val="clear" w:color="auto" w:fill="D9D9D9" w:themeFill="background1" w:themeFillShade="D9"/>
          </w:tcPr>
          <w:p w14:paraId="26BDCC44" w14:textId="77777777" w:rsidR="005B5AD3" w:rsidRPr="00626A70" w:rsidRDefault="005B5AD3" w:rsidP="00AB7A27">
            <w:pPr>
              <w:spacing w:line="360" w:lineRule="auto"/>
              <w:jc w:val="both"/>
              <w:rPr>
                <w:sz w:val="18"/>
                <w:szCs w:val="18"/>
              </w:rPr>
            </w:pPr>
            <w:r w:rsidRPr="00626A70">
              <w:rPr>
                <w:sz w:val="18"/>
                <w:szCs w:val="18"/>
              </w:rPr>
              <w:t>IV/DV</w:t>
            </w:r>
          </w:p>
        </w:tc>
        <w:tc>
          <w:tcPr>
            <w:tcW w:w="0" w:type="auto"/>
            <w:shd w:val="clear" w:color="auto" w:fill="D9D9D9" w:themeFill="background1" w:themeFillShade="D9"/>
          </w:tcPr>
          <w:p w14:paraId="5A52026D" w14:textId="77777777" w:rsidR="005B5AD3" w:rsidRPr="00626A70" w:rsidRDefault="005B5AD3" w:rsidP="00AB7A27">
            <w:pPr>
              <w:spacing w:line="360" w:lineRule="auto"/>
              <w:jc w:val="both"/>
              <w:rPr>
                <w:sz w:val="18"/>
                <w:szCs w:val="18"/>
              </w:rPr>
            </w:pPr>
            <w:r w:rsidRPr="00626A70">
              <w:rPr>
                <w:sz w:val="18"/>
                <w:szCs w:val="18"/>
              </w:rPr>
              <w:t>Valid Range</w:t>
            </w:r>
          </w:p>
        </w:tc>
        <w:tc>
          <w:tcPr>
            <w:tcW w:w="0" w:type="auto"/>
            <w:shd w:val="clear" w:color="auto" w:fill="D9D9D9" w:themeFill="background1" w:themeFillShade="D9"/>
          </w:tcPr>
          <w:p w14:paraId="1733F281" w14:textId="77777777" w:rsidR="005B5AD3" w:rsidRPr="00626A70" w:rsidRDefault="005B5AD3" w:rsidP="00AB7A27">
            <w:pPr>
              <w:spacing w:line="360" w:lineRule="auto"/>
              <w:jc w:val="both"/>
              <w:rPr>
                <w:sz w:val="18"/>
                <w:szCs w:val="18"/>
              </w:rPr>
            </w:pPr>
            <w:r w:rsidRPr="00626A70">
              <w:rPr>
                <w:sz w:val="18"/>
                <w:szCs w:val="18"/>
              </w:rPr>
              <w:t>Variable Type</w:t>
            </w:r>
          </w:p>
        </w:tc>
      </w:tr>
      <w:tr w:rsidR="005B5AD3" w:rsidRPr="00626A70" w14:paraId="68A77F28" w14:textId="77777777" w:rsidTr="00AB7A27">
        <w:tc>
          <w:tcPr>
            <w:tcW w:w="0" w:type="auto"/>
          </w:tcPr>
          <w:p w14:paraId="5AC69295" w14:textId="77777777" w:rsidR="005B5AD3" w:rsidRPr="00626A70" w:rsidRDefault="005B5AD3" w:rsidP="00AB7A27">
            <w:pPr>
              <w:spacing w:line="360" w:lineRule="auto"/>
              <w:jc w:val="both"/>
              <w:rPr>
                <w:sz w:val="18"/>
                <w:szCs w:val="18"/>
              </w:rPr>
            </w:pPr>
            <w:r w:rsidRPr="00626A70">
              <w:rPr>
                <w:sz w:val="18"/>
                <w:szCs w:val="18"/>
              </w:rPr>
              <w:t>Age</w:t>
            </w:r>
          </w:p>
        </w:tc>
        <w:tc>
          <w:tcPr>
            <w:tcW w:w="0" w:type="auto"/>
          </w:tcPr>
          <w:p w14:paraId="0EF23353" w14:textId="77777777" w:rsidR="005B5AD3" w:rsidRPr="00626A70" w:rsidRDefault="005B5AD3" w:rsidP="00AB7A27">
            <w:pPr>
              <w:spacing w:line="360" w:lineRule="auto"/>
              <w:jc w:val="both"/>
              <w:rPr>
                <w:sz w:val="18"/>
                <w:szCs w:val="18"/>
              </w:rPr>
            </w:pPr>
            <w:r w:rsidRPr="00626A70">
              <w:rPr>
                <w:sz w:val="18"/>
                <w:szCs w:val="18"/>
              </w:rPr>
              <w:t>Age of university instructors</w:t>
            </w:r>
          </w:p>
        </w:tc>
        <w:tc>
          <w:tcPr>
            <w:tcW w:w="0" w:type="auto"/>
          </w:tcPr>
          <w:p w14:paraId="7CA7BEC8" w14:textId="77777777" w:rsidR="005B5AD3" w:rsidRPr="00626A70" w:rsidRDefault="005B5AD3" w:rsidP="00AB7A27">
            <w:pPr>
              <w:spacing w:line="360" w:lineRule="auto"/>
              <w:jc w:val="both"/>
              <w:rPr>
                <w:sz w:val="18"/>
                <w:szCs w:val="18"/>
              </w:rPr>
            </w:pPr>
            <w:r w:rsidRPr="00626A70">
              <w:rPr>
                <w:sz w:val="18"/>
                <w:szCs w:val="18"/>
              </w:rPr>
              <w:t>IV</w:t>
            </w:r>
          </w:p>
        </w:tc>
        <w:tc>
          <w:tcPr>
            <w:tcW w:w="0" w:type="auto"/>
          </w:tcPr>
          <w:p w14:paraId="4A4EF15F" w14:textId="77777777" w:rsidR="005B5AD3" w:rsidRPr="00626A70" w:rsidRDefault="005B5AD3" w:rsidP="00AB7A27">
            <w:pPr>
              <w:spacing w:line="360" w:lineRule="auto"/>
              <w:jc w:val="both"/>
              <w:rPr>
                <w:sz w:val="18"/>
                <w:szCs w:val="18"/>
              </w:rPr>
            </w:pPr>
            <w:r w:rsidRPr="00626A70">
              <w:rPr>
                <w:sz w:val="18"/>
                <w:szCs w:val="18"/>
              </w:rPr>
              <w:t>&gt;0</w:t>
            </w:r>
          </w:p>
        </w:tc>
        <w:tc>
          <w:tcPr>
            <w:tcW w:w="0" w:type="auto"/>
          </w:tcPr>
          <w:p w14:paraId="518EA6F2" w14:textId="77777777" w:rsidR="005B5AD3" w:rsidRPr="00626A70" w:rsidRDefault="005B5AD3" w:rsidP="00AB7A27">
            <w:pPr>
              <w:spacing w:line="360" w:lineRule="auto"/>
              <w:jc w:val="both"/>
              <w:rPr>
                <w:b/>
                <w:sz w:val="18"/>
                <w:szCs w:val="18"/>
              </w:rPr>
            </w:pPr>
            <w:r w:rsidRPr="00626A70">
              <w:rPr>
                <w:b/>
                <w:sz w:val="18"/>
                <w:szCs w:val="18"/>
              </w:rPr>
              <w:t>Continuous</w:t>
            </w:r>
          </w:p>
        </w:tc>
      </w:tr>
      <w:tr w:rsidR="005B5AD3" w:rsidRPr="00626A70" w14:paraId="38FCC619" w14:textId="77777777" w:rsidTr="00AB7A27">
        <w:tc>
          <w:tcPr>
            <w:tcW w:w="0" w:type="auto"/>
          </w:tcPr>
          <w:p w14:paraId="7CC61B49" w14:textId="77777777" w:rsidR="005B5AD3" w:rsidRPr="00626A70" w:rsidRDefault="005B5AD3" w:rsidP="00AB7A27">
            <w:pPr>
              <w:spacing w:line="360" w:lineRule="auto"/>
              <w:jc w:val="both"/>
              <w:rPr>
                <w:sz w:val="18"/>
                <w:szCs w:val="18"/>
              </w:rPr>
            </w:pPr>
            <w:r w:rsidRPr="00626A70">
              <w:rPr>
                <w:sz w:val="18"/>
                <w:szCs w:val="18"/>
              </w:rPr>
              <w:t>Gender</w:t>
            </w:r>
          </w:p>
        </w:tc>
        <w:tc>
          <w:tcPr>
            <w:tcW w:w="0" w:type="auto"/>
          </w:tcPr>
          <w:p w14:paraId="5711C617" w14:textId="2F0A2F0A" w:rsidR="005B5AD3" w:rsidRPr="00626A70" w:rsidRDefault="005B5AD3" w:rsidP="00AB7A27">
            <w:pPr>
              <w:spacing w:line="360" w:lineRule="auto"/>
              <w:jc w:val="both"/>
              <w:rPr>
                <w:sz w:val="18"/>
                <w:szCs w:val="18"/>
              </w:rPr>
            </w:pPr>
            <w:r w:rsidRPr="00626A70">
              <w:rPr>
                <w:sz w:val="18"/>
                <w:szCs w:val="18"/>
              </w:rPr>
              <w:t>Gender of Ins.</w:t>
            </w:r>
            <w:r w:rsidR="00B818C3" w:rsidRPr="00626A70">
              <w:rPr>
                <w:sz w:val="18"/>
                <w:szCs w:val="18"/>
              </w:rPr>
              <w:t xml:space="preserve"> 0-Male, 1-Female</w:t>
            </w:r>
          </w:p>
        </w:tc>
        <w:tc>
          <w:tcPr>
            <w:tcW w:w="0" w:type="auto"/>
          </w:tcPr>
          <w:p w14:paraId="5FE942E2" w14:textId="77777777" w:rsidR="005B5AD3" w:rsidRPr="00626A70" w:rsidRDefault="005B5AD3" w:rsidP="00AB7A27">
            <w:pPr>
              <w:spacing w:line="360" w:lineRule="auto"/>
              <w:jc w:val="both"/>
              <w:rPr>
                <w:sz w:val="18"/>
                <w:szCs w:val="18"/>
              </w:rPr>
            </w:pPr>
            <w:r w:rsidRPr="00626A70">
              <w:rPr>
                <w:sz w:val="18"/>
                <w:szCs w:val="18"/>
              </w:rPr>
              <w:t>IV</w:t>
            </w:r>
          </w:p>
        </w:tc>
        <w:tc>
          <w:tcPr>
            <w:tcW w:w="0" w:type="auto"/>
          </w:tcPr>
          <w:p w14:paraId="12B7D2D6" w14:textId="77777777" w:rsidR="005B5AD3" w:rsidRPr="00626A70" w:rsidRDefault="005B5AD3" w:rsidP="00AB7A27">
            <w:pPr>
              <w:spacing w:line="360" w:lineRule="auto"/>
              <w:jc w:val="both"/>
              <w:rPr>
                <w:sz w:val="18"/>
                <w:szCs w:val="18"/>
              </w:rPr>
            </w:pPr>
            <w:r w:rsidRPr="00626A70">
              <w:rPr>
                <w:sz w:val="18"/>
                <w:szCs w:val="18"/>
              </w:rPr>
              <w:t>0-1</w:t>
            </w:r>
          </w:p>
        </w:tc>
        <w:tc>
          <w:tcPr>
            <w:tcW w:w="0" w:type="auto"/>
          </w:tcPr>
          <w:p w14:paraId="31202373" w14:textId="77777777" w:rsidR="005B5AD3" w:rsidRPr="00626A70" w:rsidRDefault="005B5AD3" w:rsidP="00AB7A27">
            <w:pPr>
              <w:spacing w:line="360" w:lineRule="auto"/>
              <w:jc w:val="both"/>
              <w:rPr>
                <w:sz w:val="18"/>
                <w:szCs w:val="18"/>
              </w:rPr>
            </w:pPr>
            <w:r w:rsidRPr="00626A70">
              <w:rPr>
                <w:sz w:val="18"/>
                <w:szCs w:val="18"/>
              </w:rPr>
              <w:t>Categorical</w:t>
            </w:r>
          </w:p>
        </w:tc>
      </w:tr>
      <w:tr w:rsidR="005B5AD3" w:rsidRPr="00626A70" w14:paraId="73128020" w14:textId="77777777" w:rsidTr="00AB7A27">
        <w:tc>
          <w:tcPr>
            <w:tcW w:w="0" w:type="auto"/>
          </w:tcPr>
          <w:p w14:paraId="54488652" w14:textId="77777777" w:rsidR="005B5AD3" w:rsidRPr="00626A70" w:rsidRDefault="005B5AD3" w:rsidP="00AB7A27">
            <w:pPr>
              <w:spacing w:line="360" w:lineRule="auto"/>
              <w:jc w:val="both"/>
              <w:rPr>
                <w:sz w:val="18"/>
                <w:szCs w:val="18"/>
              </w:rPr>
            </w:pPr>
            <w:r w:rsidRPr="00626A70">
              <w:rPr>
                <w:sz w:val="18"/>
                <w:szCs w:val="18"/>
              </w:rPr>
              <w:t>Domain</w:t>
            </w:r>
          </w:p>
        </w:tc>
        <w:tc>
          <w:tcPr>
            <w:tcW w:w="0" w:type="auto"/>
          </w:tcPr>
          <w:p w14:paraId="7D55DE70" w14:textId="36682AED" w:rsidR="000603AD" w:rsidRPr="00626A70" w:rsidRDefault="000603AD" w:rsidP="00AB7A27">
            <w:pPr>
              <w:spacing w:line="360" w:lineRule="auto"/>
              <w:jc w:val="both"/>
              <w:rPr>
                <w:sz w:val="18"/>
                <w:szCs w:val="18"/>
              </w:rPr>
            </w:pPr>
            <w:r w:rsidRPr="00626A70">
              <w:rPr>
                <w:sz w:val="18"/>
                <w:szCs w:val="18"/>
              </w:rPr>
              <w:t>1=Arts &amp; Humanities; 2=Sciences; 3=Health Sciences; 4=Engineering &amp; Architecture; 5=Law &amp; Politics)</w:t>
            </w:r>
          </w:p>
        </w:tc>
        <w:tc>
          <w:tcPr>
            <w:tcW w:w="0" w:type="auto"/>
          </w:tcPr>
          <w:p w14:paraId="6243690B" w14:textId="77777777" w:rsidR="005B5AD3" w:rsidRPr="00626A70" w:rsidRDefault="005B5AD3" w:rsidP="00AB7A27">
            <w:pPr>
              <w:spacing w:line="360" w:lineRule="auto"/>
              <w:jc w:val="both"/>
              <w:rPr>
                <w:sz w:val="18"/>
                <w:szCs w:val="18"/>
              </w:rPr>
            </w:pPr>
            <w:r w:rsidRPr="00626A70">
              <w:rPr>
                <w:sz w:val="18"/>
                <w:szCs w:val="18"/>
              </w:rPr>
              <w:t>IV</w:t>
            </w:r>
          </w:p>
        </w:tc>
        <w:tc>
          <w:tcPr>
            <w:tcW w:w="0" w:type="auto"/>
          </w:tcPr>
          <w:p w14:paraId="4F21BCA9" w14:textId="77777777" w:rsidR="005B5AD3" w:rsidRPr="00626A70" w:rsidRDefault="005B5AD3" w:rsidP="00AB7A27">
            <w:pPr>
              <w:spacing w:line="360" w:lineRule="auto"/>
              <w:jc w:val="both"/>
              <w:rPr>
                <w:sz w:val="18"/>
                <w:szCs w:val="18"/>
              </w:rPr>
            </w:pPr>
            <w:r w:rsidRPr="00DE13AA">
              <w:rPr>
                <w:sz w:val="18"/>
                <w:szCs w:val="18"/>
              </w:rPr>
              <w:t>0-5</w:t>
            </w:r>
          </w:p>
        </w:tc>
        <w:tc>
          <w:tcPr>
            <w:tcW w:w="0" w:type="auto"/>
          </w:tcPr>
          <w:p w14:paraId="5C4F8E49" w14:textId="77777777" w:rsidR="005B5AD3" w:rsidRPr="00626A70" w:rsidRDefault="005B5AD3" w:rsidP="00AB7A27">
            <w:pPr>
              <w:spacing w:line="360" w:lineRule="auto"/>
              <w:jc w:val="both"/>
              <w:rPr>
                <w:sz w:val="18"/>
                <w:szCs w:val="18"/>
              </w:rPr>
            </w:pPr>
            <w:r w:rsidRPr="00626A70">
              <w:rPr>
                <w:sz w:val="18"/>
                <w:szCs w:val="18"/>
              </w:rPr>
              <w:t>Categorical</w:t>
            </w:r>
          </w:p>
        </w:tc>
      </w:tr>
      <w:tr w:rsidR="005B5AD3" w:rsidRPr="00626A70" w14:paraId="1E552176" w14:textId="77777777" w:rsidTr="00AB7A27">
        <w:tc>
          <w:tcPr>
            <w:tcW w:w="0" w:type="auto"/>
          </w:tcPr>
          <w:p w14:paraId="27CA4443" w14:textId="77777777" w:rsidR="005B5AD3" w:rsidRPr="00626A70" w:rsidRDefault="005B5AD3" w:rsidP="00AB7A27">
            <w:pPr>
              <w:spacing w:line="360" w:lineRule="auto"/>
              <w:jc w:val="both"/>
              <w:rPr>
                <w:sz w:val="18"/>
                <w:szCs w:val="18"/>
              </w:rPr>
            </w:pPr>
            <w:r w:rsidRPr="00626A70">
              <w:rPr>
                <w:sz w:val="18"/>
                <w:szCs w:val="18"/>
              </w:rPr>
              <w:t>PhD</w:t>
            </w:r>
          </w:p>
        </w:tc>
        <w:tc>
          <w:tcPr>
            <w:tcW w:w="0" w:type="auto"/>
          </w:tcPr>
          <w:p w14:paraId="15A982E7" w14:textId="77777777" w:rsidR="005B5AD3" w:rsidRPr="00626A70" w:rsidRDefault="005B5AD3" w:rsidP="00AB7A27">
            <w:pPr>
              <w:spacing w:line="360" w:lineRule="auto"/>
              <w:jc w:val="both"/>
              <w:rPr>
                <w:sz w:val="18"/>
                <w:szCs w:val="18"/>
              </w:rPr>
            </w:pPr>
            <w:r w:rsidRPr="00626A70">
              <w:rPr>
                <w:sz w:val="18"/>
                <w:szCs w:val="18"/>
              </w:rPr>
              <w:t>Highest degree</w:t>
            </w:r>
          </w:p>
        </w:tc>
        <w:tc>
          <w:tcPr>
            <w:tcW w:w="0" w:type="auto"/>
          </w:tcPr>
          <w:p w14:paraId="230F931D" w14:textId="77777777" w:rsidR="005B5AD3" w:rsidRPr="00626A70" w:rsidRDefault="005B5AD3" w:rsidP="00AB7A27">
            <w:pPr>
              <w:spacing w:line="360" w:lineRule="auto"/>
              <w:jc w:val="both"/>
              <w:rPr>
                <w:sz w:val="18"/>
                <w:szCs w:val="18"/>
              </w:rPr>
            </w:pPr>
            <w:r w:rsidRPr="00626A70">
              <w:rPr>
                <w:sz w:val="18"/>
                <w:szCs w:val="18"/>
              </w:rPr>
              <w:t>IV</w:t>
            </w:r>
          </w:p>
        </w:tc>
        <w:tc>
          <w:tcPr>
            <w:tcW w:w="0" w:type="auto"/>
          </w:tcPr>
          <w:p w14:paraId="278B860B" w14:textId="77777777" w:rsidR="005B5AD3" w:rsidRPr="00626A70" w:rsidRDefault="005B5AD3" w:rsidP="00AB7A27">
            <w:pPr>
              <w:spacing w:line="360" w:lineRule="auto"/>
              <w:jc w:val="both"/>
              <w:rPr>
                <w:sz w:val="18"/>
                <w:szCs w:val="18"/>
              </w:rPr>
            </w:pPr>
            <w:r w:rsidRPr="00626A70">
              <w:rPr>
                <w:sz w:val="18"/>
                <w:szCs w:val="18"/>
              </w:rPr>
              <w:t>0-1</w:t>
            </w:r>
          </w:p>
        </w:tc>
        <w:tc>
          <w:tcPr>
            <w:tcW w:w="0" w:type="auto"/>
          </w:tcPr>
          <w:p w14:paraId="2EA22AEA" w14:textId="77777777" w:rsidR="005B5AD3" w:rsidRPr="00626A70" w:rsidRDefault="005B5AD3" w:rsidP="00AB7A27">
            <w:pPr>
              <w:spacing w:line="360" w:lineRule="auto"/>
              <w:jc w:val="both"/>
              <w:rPr>
                <w:sz w:val="18"/>
                <w:szCs w:val="18"/>
              </w:rPr>
            </w:pPr>
            <w:r w:rsidRPr="00626A70">
              <w:rPr>
                <w:sz w:val="18"/>
                <w:szCs w:val="18"/>
              </w:rPr>
              <w:t xml:space="preserve">Categorical </w:t>
            </w:r>
          </w:p>
        </w:tc>
      </w:tr>
      <w:tr w:rsidR="005B5AD3" w:rsidRPr="00626A70" w14:paraId="7AFFA1F5" w14:textId="77777777" w:rsidTr="00AB7A27">
        <w:tc>
          <w:tcPr>
            <w:tcW w:w="0" w:type="auto"/>
          </w:tcPr>
          <w:p w14:paraId="42F16629" w14:textId="4ED4FA1E" w:rsidR="005B5AD3" w:rsidRPr="00626A70" w:rsidRDefault="005B5AD3" w:rsidP="0054201E">
            <w:pPr>
              <w:spacing w:line="360" w:lineRule="auto"/>
              <w:jc w:val="both"/>
              <w:rPr>
                <w:sz w:val="18"/>
                <w:szCs w:val="18"/>
              </w:rPr>
            </w:pPr>
            <w:r w:rsidRPr="00626A70">
              <w:rPr>
                <w:sz w:val="18"/>
                <w:szCs w:val="18"/>
              </w:rPr>
              <w:t xml:space="preserve">Years </w:t>
            </w:r>
          </w:p>
        </w:tc>
        <w:tc>
          <w:tcPr>
            <w:tcW w:w="0" w:type="auto"/>
          </w:tcPr>
          <w:p w14:paraId="41E918DF" w14:textId="77777777" w:rsidR="005B5AD3" w:rsidRPr="00626A70" w:rsidRDefault="005B5AD3" w:rsidP="00AB7A27">
            <w:pPr>
              <w:spacing w:line="360" w:lineRule="auto"/>
              <w:jc w:val="both"/>
              <w:rPr>
                <w:sz w:val="18"/>
                <w:szCs w:val="18"/>
              </w:rPr>
            </w:pPr>
            <w:r w:rsidRPr="00626A70">
              <w:rPr>
                <w:sz w:val="18"/>
                <w:szCs w:val="18"/>
              </w:rPr>
              <w:t>Years of experience</w:t>
            </w:r>
          </w:p>
        </w:tc>
        <w:tc>
          <w:tcPr>
            <w:tcW w:w="0" w:type="auto"/>
          </w:tcPr>
          <w:p w14:paraId="266C0505" w14:textId="77777777" w:rsidR="005B5AD3" w:rsidRPr="00626A70" w:rsidRDefault="005B5AD3" w:rsidP="00AB7A27">
            <w:pPr>
              <w:spacing w:line="360" w:lineRule="auto"/>
              <w:jc w:val="both"/>
              <w:rPr>
                <w:sz w:val="18"/>
                <w:szCs w:val="18"/>
              </w:rPr>
            </w:pPr>
            <w:r w:rsidRPr="00626A70">
              <w:rPr>
                <w:sz w:val="18"/>
                <w:szCs w:val="18"/>
              </w:rPr>
              <w:t>IV</w:t>
            </w:r>
          </w:p>
        </w:tc>
        <w:tc>
          <w:tcPr>
            <w:tcW w:w="0" w:type="auto"/>
          </w:tcPr>
          <w:p w14:paraId="19095AC6" w14:textId="77777777" w:rsidR="005B5AD3" w:rsidRPr="00626A70" w:rsidRDefault="005B5AD3" w:rsidP="00AB7A27">
            <w:pPr>
              <w:spacing w:line="360" w:lineRule="auto"/>
              <w:jc w:val="both"/>
              <w:rPr>
                <w:sz w:val="18"/>
                <w:szCs w:val="18"/>
              </w:rPr>
            </w:pPr>
            <w:r w:rsidRPr="00626A70">
              <w:rPr>
                <w:sz w:val="18"/>
                <w:szCs w:val="18"/>
              </w:rPr>
              <w:t>&gt;=0</w:t>
            </w:r>
          </w:p>
        </w:tc>
        <w:tc>
          <w:tcPr>
            <w:tcW w:w="0" w:type="auto"/>
          </w:tcPr>
          <w:p w14:paraId="16EC1C1F" w14:textId="77777777" w:rsidR="005B5AD3" w:rsidRPr="00626A70" w:rsidRDefault="005B5AD3" w:rsidP="00AB7A27">
            <w:pPr>
              <w:spacing w:line="360" w:lineRule="auto"/>
              <w:jc w:val="both"/>
              <w:rPr>
                <w:b/>
                <w:sz w:val="18"/>
                <w:szCs w:val="18"/>
              </w:rPr>
            </w:pPr>
            <w:r w:rsidRPr="00626A70">
              <w:rPr>
                <w:b/>
                <w:sz w:val="18"/>
                <w:szCs w:val="18"/>
              </w:rPr>
              <w:t>Continuous</w:t>
            </w:r>
          </w:p>
        </w:tc>
      </w:tr>
      <w:tr w:rsidR="005B5AD3" w:rsidRPr="00626A70" w14:paraId="5E6E4AF0" w14:textId="77777777" w:rsidTr="00AB7A27">
        <w:tc>
          <w:tcPr>
            <w:tcW w:w="0" w:type="auto"/>
          </w:tcPr>
          <w:p w14:paraId="3BF525E5" w14:textId="77777777" w:rsidR="005B5AD3" w:rsidRPr="00626A70" w:rsidRDefault="005B5AD3" w:rsidP="00AB7A27">
            <w:pPr>
              <w:spacing w:line="360" w:lineRule="auto"/>
              <w:jc w:val="both"/>
              <w:rPr>
                <w:sz w:val="18"/>
                <w:szCs w:val="18"/>
              </w:rPr>
            </w:pPr>
            <w:r w:rsidRPr="00626A70">
              <w:rPr>
                <w:sz w:val="18"/>
                <w:szCs w:val="18"/>
              </w:rPr>
              <w:t>University</w:t>
            </w:r>
          </w:p>
        </w:tc>
        <w:tc>
          <w:tcPr>
            <w:tcW w:w="0" w:type="auto"/>
          </w:tcPr>
          <w:p w14:paraId="46BB9FA0" w14:textId="457331C0" w:rsidR="005B5AD3" w:rsidRPr="00626A70" w:rsidRDefault="00C81D1D" w:rsidP="00AB7A27">
            <w:pPr>
              <w:spacing w:line="360" w:lineRule="auto"/>
              <w:jc w:val="both"/>
              <w:rPr>
                <w:sz w:val="18"/>
                <w:szCs w:val="18"/>
              </w:rPr>
            </w:pPr>
            <w:r w:rsidRPr="00626A70">
              <w:rPr>
                <w:sz w:val="18"/>
                <w:szCs w:val="18"/>
              </w:rPr>
              <w:t>U</w:t>
            </w:r>
            <w:r w:rsidR="005B5AD3" w:rsidRPr="00626A70">
              <w:rPr>
                <w:sz w:val="18"/>
                <w:szCs w:val="18"/>
              </w:rPr>
              <w:t>niversity</w:t>
            </w:r>
          </w:p>
        </w:tc>
        <w:tc>
          <w:tcPr>
            <w:tcW w:w="0" w:type="auto"/>
          </w:tcPr>
          <w:p w14:paraId="26E7AA5F" w14:textId="77777777" w:rsidR="005B5AD3" w:rsidRPr="00626A70" w:rsidRDefault="005B5AD3" w:rsidP="00AB7A27">
            <w:pPr>
              <w:spacing w:line="360" w:lineRule="auto"/>
              <w:jc w:val="both"/>
              <w:rPr>
                <w:sz w:val="18"/>
                <w:szCs w:val="18"/>
              </w:rPr>
            </w:pPr>
            <w:r w:rsidRPr="00626A70">
              <w:rPr>
                <w:sz w:val="18"/>
                <w:szCs w:val="18"/>
              </w:rPr>
              <w:t>IV</w:t>
            </w:r>
          </w:p>
        </w:tc>
        <w:tc>
          <w:tcPr>
            <w:tcW w:w="0" w:type="auto"/>
          </w:tcPr>
          <w:p w14:paraId="207FD1E9" w14:textId="77777777" w:rsidR="005B5AD3" w:rsidRPr="00626A70" w:rsidRDefault="005B5AD3" w:rsidP="00AB7A27">
            <w:pPr>
              <w:spacing w:line="360" w:lineRule="auto"/>
              <w:jc w:val="both"/>
              <w:rPr>
                <w:sz w:val="18"/>
                <w:szCs w:val="18"/>
              </w:rPr>
            </w:pPr>
            <w:r w:rsidRPr="00626A70">
              <w:rPr>
                <w:sz w:val="18"/>
                <w:szCs w:val="18"/>
              </w:rPr>
              <w:t>1-2</w:t>
            </w:r>
          </w:p>
        </w:tc>
        <w:tc>
          <w:tcPr>
            <w:tcW w:w="0" w:type="auto"/>
          </w:tcPr>
          <w:p w14:paraId="62A4917D" w14:textId="77777777" w:rsidR="005B5AD3" w:rsidRPr="00626A70" w:rsidRDefault="005B5AD3" w:rsidP="00AB7A27">
            <w:pPr>
              <w:spacing w:line="360" w:lineRule="auto"/>
              <w:jc w:val="both"/>
              <w:rPr>
                <w:sz w:val="18"/>
                <w:szCs w:val="18"/>
              </w:rPr>
            </w:pPr>
            <w:r w:rsidRPr="00626A70">
              <w:rPr>
                <w:sz w:val="18"/>
                <w:szCs w:val="18"/>
              </w:rPr>
              <w:t>Categorical</w:t>
            </w:r>
          </w:p>
        </w:tc>
      </w:tr>
      <w:tr w:rsidR="005B5AD3" w:rsidRPr="00626A70" w14:paraId="2B15725C" w14:textId="77777777" w:rsidTr="00AB7A27">
        <w:tc>
          <w:tcPr>
            <w:tcW w:w="0" w:type="auto"/>
          </w:tcPr>
          <w:p w14:paraId="483DD3EB" w14:textId="77777777" w:rsidR="005B5AD3" w:rsidRPr="00626A70" w:rsidRDefault="005B5AD3" w:rsidP="00AB7A27">
            <w:pPr>
              <w:spacing w:line="360" w:lineRule="auto"/>
              <w:jc w:val="both"/>
              <w:rPr>
                <w:sz w:val="18"/>
                <w:szCs w:val="18"/>
              </w:rPr>
            </w:pPr>
            <w:r w:rsidRPr="00626A70">
              <w:rPr>
                <w:sz w:val="18"/>
                <w:szCs w:val="18"/>
              </w:rPr>
              <w:t>USERWIKI</w:t>
            </w:r>
          </w:p>
        </w:tc>
        <w:tc>
          <w:tcPr>
            <w:tcW w:w="0" w:type="auto"/>
          </w:tcPr>
          <w:p w14:paraId="06F7CC72" w14:textId="77777777" w:rsidR="005B5AD3" w:rsidRPr="00626A70" w:rsidRDefault="005B5AD3" w:rsidP="00AB7A27">
            <w:pPr>
              <w:spacing w:line="360" w:lineRule="auto"/>
              <w:jc w:val="both"/>
              <w:rPr>
                <w:sz w:val="18"/>
                <w:szCs w:val="18"/>
              </w:rPr>
            </w:pPr>
            <w:r w:rsidRPr="00626A70">
              <w:rPr>
                <w:sz w:val="18"/>
                <w:szCs w:val="18"/>
              </w:rPr>
              <w:t>User registered on wiki</w:t>
            </w:r>
          </w:p>
        </w:tc>
        <w:tc>
          <w:tcPr>
            <w:tcW w:w="0" w:type="auto"/>
          </w:tcPr>
          <w:p w14:paraId="6B6ADE5E" w14:textId="77777777" w:rsidR="005B5AD3" w:rsidRPr="00626A70" w:rsidRDefault="005B5AD3" w:rsidP="00AB7A27">
            <w:pPr>
              <w:spacing w:line="360" w:lineRule="auto"/>
              <w:jc w:val="both"/>
              <w:rPr>
                <w:sz w:val="18"/>
                <w:szCs w:val="18"/>
              </w:rPr>
            </w:pPr>
            <w:r w:rsidRPr="00626A70">
              <w:rPr>
                <w:sz w:val="18"/>
                <w:szCs w:val="18"/>
              </w:rPr>
              <w:t>IV</w:t>
            </w:r>
          </w:p>
        </w:tc>
        <w:tc>
          <w:tcPr>
            <w:tcW w:w="0" w:type="auto"/>
          </w:tcPr>
          <w:p w14:paraId="7DE1BBBF" w14:textId="77777777" w:rsidR="005B5AD3" w:rsidRPr="00626A70" w:rsidRDefault="005B5AD3" w:rsidP="00AB7A27">
            <w:pPr>
              <w:spacing w:line="360" w:lineRule="auto"/>
              <w:jc w:val="both"/>
              <w:rPr>
                <w:sz w:val="18"/>
                <w:szCs w:val="18"/>
              </w:rPr>
            </w:pPr>
            <w:r w:rsidRPr="00626A70">
              <w:rPr>
                <w:sz w:val="18"/>
                <w:szCs w:val="18"/>
              </w:rPr>
              <w:t>0-1</w:t>
            </w:r>
          </w:p>
        </w:tc>
        <w:tc>
          <w:tcPr>
            <w:tcW w:w="0" w:type="auto"/>
          </w:tcPr>
          <w:p w14:paraId="57EC9B7A" w14:textId="77777777" w:rsidR="005B5AD3" w:rsidRPr="00626A70" w:rsidRDefault="005B5AD3" w:rsidP="00AB7A27">
            <w:pPr>
              <w:spacing w:line="360" w:lineRule="auto"/>
              <w:jc w:val="both"/>
              <w:rPr>
                <w:sz w:val="18"/>
                <w:szCs w:val="18"/>
              </w:rPr>
            </w:pPr>
            <w:r w:rsidRPr="00626A70">
              <w:rPr>
                <w:sz w:val="18"/>
                <w:szCs w:val="18"/>
              </w:rPr>
              <w:t>Categorical</w:t>
            </w:r>
          </w:p>
        </w:tc>
      </w:tr>
      <w:tr w:rsidR="005B5AD3" w:rsidRPr="00626A70" w14:paraId="77C1B7EC" w14:textId="77777777" w:rsidTr="00AB7A27">
        <w:tc>
          <w:tcPr>
            <w:tcW w:w="0" w:type="auto"/>
          </w:tcPr>
          <w:p w14:paraId="70D1017F" w14:textId="77777777" w:rsidR="005B5AD3" w:rsidRPr="00626A70" w:rsidRDefault="005B5AD3" w:rsidP="00AB7A27">
            <w:pPr>
              <w:spacing w:line="360" w:lineRule="auto"/>
              <w:jc w:val="both"/>
              <w:rPr>
                <w:sz w:val="18"/>
                <w:szCs w:val="18"/>
              </w:rPr>
            </w:pPr>
            <w:r w:rsidRPr="00626A70">
              <w:rPr>
                <w:sz w:val="18"/>
                <w:szCs w:val="18"/>
              </w:rPr>
              <w:t>PU_1</w:t>
            </w:r>
          </w:p>
        </w:tc>
        <w:tc>
          <w:tcPr>
            <w:tcW w:w="0" w:type="auto"/>
          </w:tcPr>
          <w:p w14:paraId="1D334951" w14:textId="025C0744" w:rsidR="005B5AD3" w:rsidRPr="00626A70" w:rsidRDefault="005B5AD3" w:rsidP="00AB7A27">
            <w:pPr>
              <w:spacing w:line="360" w:lineRule="auto"/>
              <w:jc w:val="both"/>
              <w:rPr>
                <w:sz w:val="18"/>
                <w:szCs w:val="18"/>
              </w:rPr>
            </w:pPr>
            <w:r w:rsidRPr="00626A70">
              <w:rPr>
                <w:sz w:val="18"/>
                <w:szCs w:val="18"/>
              </w:rPr>
              <w:t xml:space="preserve">Reliability </w:t>
            </w:r>
            <w:r w:rsidR="00A54977" w:rsidRPr="00626A70">
              <w:rPr>
                <w:sz w:val="18"/>
                <w:szCs w:val="18"/>
              </w:rPr>
              <w:t>1- Reliable, 0-Non-Reliable</w:t>
            </w:r>
          </w:p>
        </w:tc>
        <w:tc>
          <w:tcPr>
            <w:tcW w:w="0" w:type="auto"/>
          </w:tcPr>
          <w:p w14:paraId="53907CB8" w14:textId="77777777" w:rsidR="005B5AD3" w:rsidRPr="00626A70" w:rsidRDefault="005B5AD3" w:rsidP="00AB7A27">
            <w:pPr>
              <w:spacing w:line="360" w:lineRule="auto"/>
              <w:jc w:val="both"/>
              <w:rPr>
                <w:sz w:val="18"/>
                <w:szCs w:val="18"/>
              </w:rPr>
            </w:pPr>
            <w:r w:rsidRPr="00626A70">
              <w:rPr>
                <w:sz w:val="18"/>
                <w:szCs w:val="18"/>
              </w:rPr>
              <w:t>DV</w:t>
            </w:r>
          </w:p>
        </w:tc>
        <w:tc>
          <w:tcPr>
            <w:tcW w:w="0" w:type="auto"/>
          </w:tcPr>
          <w:p w14:paraId="690D85F1" w14:textId="77777777" w:rsidR="005B5AD3" w:rsidRPr="00626A70" w:rsidRDefault="005B5AD3" w:rsidP="00AB7A27">
            <w:pPr>
              <w:spacing w:line="360" w:lineRule="auto"/>
              <w:jc w:val="both"/>
              <w:rPr>
                <w:sz w:val="18"/>
                <w:szCs w:val="18"/>
              </w:rPr>
            </w:pPr>
            <w:r w:rsidRPr="00DE13AA">
              <w:rPr>
                <w:sz w:val="18"/>
                <w:szCs w:val="18"/>
              </w:rPr>
              <w:t>0-1</w:t>
            </w:r>
          </w:p>
        </w:tc>
        <w:tc>
          <w:tcPr>
            <w:tcW w:w="0" w:type="auto"/>
          </w:tcPr>
          <w:p w14:paraId="46D86C5B" w14:textId="77777777" w:rsidR="005B5AD3" w:rsidRPr="00626A70" w:rsidRDefault="005B5AD3" w:rsidP="00AB7A27">
            <w:pPr>
              <w:spacing w:line="360" w:lineRule="auto"/>
              <w:jc w:val="both"/>
              <w:rPr>
                <w:sz w:val="18"/>
                <w:szCs w:val="18"/>
              </w:rPr>
            </w:pPr>
            <w:r w:rsidRPr="00626A70">
              <w:rPr>
                <w:sz w:val="18"/>
                <w:szCs w:val="18"/>
              </w:rPr>
              <w:t>Categorical</w:t>
            </w:r>
          </w:p>
        </w:tc>
      </w:tr>
    </w:tbl>
    <w:p w14:paraId="04E7D17C" w14:textId="77777777" w:rsidR="00626A70" w:rsidRDefault="00626A70" w:rsidP="00626A70">
      <w:pPr>
        <w:pStyle w:val="NoSpacing"/>
        <w:ind w:left="1440" w:firstLine="720"/>
      </w:pPr>
    </w:p>
    <w:p w14:paraId="5FF0B11B" w14:textId="77777777" w:rsidR="00626A70" w:rsidRDefault="00626A70" w:rsidP="00626A70">
      <w:pPr>
        <w:pStyle w:val="NoSpacing"/>
      </w:pPr>
    </w:p>
    <w:p w14:paraId="081E5555" w14:textId="1169A341" w:rsidR="005B5AD3" w:rsidRDefault="005B5AD3" w:rsidP="0020167B">
      <w:pPr>
        <w:pStyle w:val="NoSpacing"/>
      </w:pPr>
      <w:r>
        <w:t>Table 2 (a) – (f</w:t>
      </w:r>
      <w:r w:rsidRPr="00103897">
        <w:t>) on page 4 giv</w:t>
      </w:r>
      <w:r>
        <w:t>es data on total and the # of responders that say yes for the reliability of Wikipedia</w:t>
      </w:r>
      <w:r w:rsidRPr="00103897">
        <w:t>. The % gives the</w:t>
      </w:r>
      <w:r>
        <w:t xml:space="preserve"> percentage of responders who said yes. In addition, Table 2 (f</w:t>
      </w:r>
      <w:r w:rsidRPr="00103897">
        <w:t>) shows t</w:t>
      </w:r>
      <w:r>
        <w:t>he means, standard deviation, maximum, and minimum data</w:t>
      </w:r>
      <w:r w:rsidRPr="00103897">
        <w:t xml:space="preserve"> for the continuous IVs (</w:t>
      </w:r>
      <w:r>
        <w:t>YearsExprience, Age)</w:t>
      </w:r>
      <w:r w:rsidRPr="00103897">
        <w:t>.</w:t>
      </w:r>
    </w:p>
    <w:p w14:paraId="26E68B09" w14:textId="630818C0" w:rsidR="00EE6721" w:rsidRDefault="005B5AD3" w:rsidP="0020167B">
      <w:pPr>
        <w:pStyle w:val="NoSpacing"/>
      </w:pPr>
      <w:r>
        <w:t>The normality plot for the continuous variable of Age is</w:t>
      </w:r>
      <w:r w:rsidRPr="00103897">
        <w:t xml:space="preserve"> fairly normal but</w:t>
      </w:r>
      <w:r>
        <w:t xml:space="preserve"> the normality plot for YearsExprience</w:t>
      </w:r>
      <w:r w:rsidRPr="00103897">
        <w:t xml:space="preserve"> had gross dep</w:t>
      </w:r>
      <w:r>
        <w:t>artures from normality (Figure 1</w:t>
      </w:r>
      <w:r w:rsidRPr="00103897">
        <w:t xml:space="preserve">(a)). </w:t>
      </w:r>
    </w:p>
    <w:p w14:paraId="48AA5F15" w14:textId="77777777" w:rsidR="0020167B" w:rsidRPr="0020167B" w:rsidRDefault="0020167B" w:rsidP="0020167B">
      <w:pPr>
        <w:pStyle w:val="NoSpacing"/>
      </w:pPr>
    </w:p>
    <w:p w14:paraId="67EBF45A" w14:textId="48451A08" w:rsidR="005B5AD3" w:rsidRDefault="005B5AD3" w:rsidP="00F6005F">
      <w:pPr>
        <w:pStyle w:val="NoSpacing"/>
        <w:jc w:val="center"/>
      </w:pPr>
      <w:r>
        <w:t>Table 2</w:t>
      </w:r>
      <w:r w:rsidR="00F6005F">
        <w:t>.</w:t>
      </w:r>
      <w:r>
        <w:t xml:space="preserve"> </w:t>
      </w:r>
      <w:r w:rsidR="00F6005F">
        <w:t>B</w:t>
      </w:r>
      <w:r>
        <w:t>reak down of variables</w:t>
      </w:r>
      <w:r w:rsidR="00F6005F">
        <w:t>.</w:t>
      </w:r>
    </w:p>
    <w:p w14:paraId="1E048CAF" w14:textId="55139280" w:rsidR="00F6005F" w:rsidRPr="0020167B" w:rsidRDefault="0020167B" w:rsidP="0020167B">
      <w:pPr>
        <w:pStyle w:val="NoSpacing"/>
        <w:jc w:val="center"/>
      </w:pPr>
      <w:r>
        <w:rPr>
          <w:noProof/>
        </w:rPr>
        <w:lastRenderedPageBreak/>
        <w:drawing>
          <wp:inline distT="0" distB="0" distL="0" distR="0" wp14:anchorId="06682A81" wp14:editId="75839C64">
            <wp:extent cx="3459192" cy="2202647"/>
            <wp:effectExtent l="19050" t="19050" r="27305"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7516" cy="2227050"/>
                    </a:xfrm>
                    <a:prstGeom prst="rect">
                      <a:avLst/>
                    </a:prstGeom>
                    <a:ln>
                      <a:solidFill>
                        <a:schemeClr val="accent1"/>
                      </a:solidFill>
                    </a:ln>
                  </pic:spPr>
                </pic:pic>
              </a:graphicData>
            </a:graphic>
          </wp:inline>
        </w:drawing>
      </w:r>
    </w:p>
    <w:p w14:paraId="7AC677B8" w14:textId="77777777" w:rsidR="005B5AD3" w:rsidRDefault="005B5AD3" w:rsidP="00EE6721">
      <w:pPr>
        <w:pStyle w:val="ListParagraph"/>
        <w:spacing w:after="160" w:line="360" w:lineRule="auto"/>
        <w:ind w:left="0"/>
        <w:jc w:val="center"/>
        <w:rPr>
          <w:rFonts w:eastAsia="Malgun Gothic" w:cs="Arial"/>
          <w:lang w:eastAsia="ko-KR"/>
        </w:rPr>
      </w:pPr>
      <w:r>
        <w:rPr>
          <w:noProof/>
        </w:rPr>
        <w:drawing>
          <wp:inline distT="0" distB="0" distL="0" distR="0" wp14:anchorId="632434B9" wp14:editId="5B5294BF">
            <wp:extent cx="2425795" cy="1058435"/>
            <wp:effectExtent l="25400" t="25400" r="12700" b="342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0800" cy="1064982"/>
                    </a:xfrm>
                    <a:prstGeom prst="rect">
                      <a:avLst/>
                    </a:prstGeom>
                    <a:ln>
                      <a:solidFill>
                        <a:schemeClr val="accent1"/>
                      </a:solidFill>
                    </a:ln>
                  </pic:spPr>
                </pic:pic>
              </a:graphicData>
            </a:graphic>
          </wp:inline>
        </w:drawing>
      </w:r>
    </w:p>
    <w:p w14:paraId="36813F52" w14:textId="50E69319" w:rsidR="00F6005F" w:rsidRPr="0020167B" w:rsidRDefault="005B5AD3" w:rsidP="0020167B">
      <w:pPr>
        <w:pStyle w:val="ListParagraph"/>
        <w:spacing w:after="160" w:line="360" w:lineRule="auto"/>
        <w:rPr>
          <w:rFonts w:asciiTheme="minorHAnsi" w:eastAsia="Malgun Gothic" w:hAnsiTheme="minorHAnsi" w:cstheme="minorHAnsi"/>
          <w:lang w:eastAsia="ko-KR"/>
        </w:rPr>
      </w:pPr>
      <w:r>
        <w:rPr>
          <w:rFonts w:eastAsia="Malgun Gothic" w:cs="Arial"/>
          <w:lang w:eastAsia="ko-KR"/>
        </w:rPr>
        <w:t xml:space="preserve"> </w:t>
      </w:r>
      <w:r w:rsidRPr="00F6005F">
        <w:rPr>
          <w:rFonts w:asciiTheme="minorHAnsi" w:eastAsia="Malgun Gothic" w:hAnsiTheme="minorHAnsi" w:cstheme="minorHAnsi"/>
          <w:lang w:eastAsia="ko-KR"/>
        </w:rPr>
        <w:t>Fig 1.  Histogram for YearsExprience before and after sq</w:t>
      </w:r>
      <w:r w:rsidR="00F6005F" w:rsidRPr="00F6005F">
        <w:rPr>
          <w:rFonts w:asciiTheme="minorHAnsi" w:eastAsia="Malgun Gothic" w:hAnsiTheme="minorHAnsi" w:cstheme="minorHAnsi"/>
          <w:lang w:eastAsia="ko-KR"/>
        </w:rPr>
        <w:t xml:space="preserve">uare </w:t>
      </w:r>
      <w:r w:rsidRPr="00F6005F">
        <w:rPr>
          <w:rFonts w:asciiTheme="minorHAnsi" w:eastAsia="Malgun Gothic" w:hAnsiTheme="minorHAnsi" w:cstheme="minorHAnsi"/>
          <w:lang w:eastAsia="ko-KR"/>
        </w:rPr>
        <w:t>root transformation</w:t>
      </w:r>
    </w:p>
    <w:p w14:paraId="392C7B8B" w14:textId="77777777" w:rsidR="005B5AD3" w:rsidRDefault="005B5AD3" w:rsidP="005B5AD3">
      <w:pPr>
        <w:spacing w:line="360" w:lineRule="auto"/>
        <w:rPr>
          <w:rFonts w:eastAsia="Malgun Gothic" w:cs="Arial"/>
          <w:b/>
        </w:rPr>
      </w:pPr>
      <w:r w:rsidRPr="00DD3CD2">
        <w:rPr>
          <w:rFonts w:eastAsia="Malgun Gothic" w:cs="Arial"/>
          <w:b/>
        </w:rPr>
        <w:t xml:space="preserve">Correlation between Variables </w:t>
      </w:r>
    </w:p>
    <w:p w14:paraId="7A8C497A" w14:textId="77777777" w:rsidR="005B5AD3" w:rsidRPr="00DD3CD2" w:rsidRDefault="005B5AD3" w:rsidP="0020167B">
      <w:pPr>
        <w:pStyle w:val="NoSpacing"/>
      </w:pPr>
      <w:r w:rsidRPr="00DD3CD2">
        <w:t xml:space="preserve">We </w:t>
      </w:r>
      <w:r>
        <w:t>have checked the correlation between variables to check if there is multicollinearity between variables. The correlation analysis was done for continuous and categorical variables separately. There is no significant correlation between the categorical variables (Table 3(a)) whereas there is correlation (R</w:t>
      </w:r>
      <w:r w:rsidRPr="00826528">
        <w:rPr>
          <w:vertAlign w:val="superscript"/>
        </w:rPr>
        <w:t>2</w:t>
      </w:r>
      <w:r>
        <w:t>=0.54) between the continuous variables (Table 3(b</w:t>
      </w:r>
      <w:commentRangeStart w:id="1"/>
      <w:r>
        <w:t>)). We will later check if the continuous variables will be included.</w:t>
      </w:r>
      <w:commentRangeEnd w:id="1"/>
      <w:r w:rsidR="008554F6">
        <w:rPr>
          <w:rStyle w:val="CommentReference"/>
          <w:rFonts w:eastAsiaTheme="minorEastAsia"/>
          <w:lang w:eastAsia="ko-KR"/>
        </w:rPr>
        <w:commentReference w:id="1"/>
      </w:r>
    </w:p>
    <w:p w14:paraId="72EBC02F" w14:textId="77777777" w:rsidR="005B5AD3" w:rsidRPr="00DD3CD2" w:rsidRDefault="005B5AD3" w:rsidP="00F6005F">
      <w:pPr>
        <w:jc w:val="center"/>
        <w:rPr>
          <w:rFonts w:cs="Arial"/>
        </w:rPr>
      </w:pPr>
      <w:r>
        <w:rPr>
          <w:noProof/>
          <w:lang w:eastAsia="en-US"/>
        </w:rPr>
        <w:drawing>
          <wp:inline distT="0" distB="0" distL="0" distR="0" wp14:anchorId="60D5A655" wp14:editId="589F71A6">
            <wp:extent cx="5171079" cy="2231409"/>
            <wp:effectExtent l="25400" t="25400" r="36195" b="292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559" cy="2240247"/>
                    </a:xfrm>
                    <a:prstGeom prst="rect">
                      <a:avLst/>
                    </a:prstGeom>
                    <a:ln>
                      <a:solidFill>
                        <a:schemeClr val="accent1"/>
                      </a:solidFill>
                    </a:ln>
                  </pic:spPr>
                </pic:pic>
              </a:graphicData>
            </a:graphic>
          </wp:inline>
        </w:drawing>
      </w:r>
    </w:p>
    <w:p w14:paraId="567E4449" w14:textId="222EA7D2" w:rsidR="005B5AD3" w:rsidRDefault="005B5AD3" w:rsidP="0020167B">
      <w:pPr>
        <w:jc w:val="both"/>
        <w:rPr>
          <w:rFonts w:cs="Arial"/>
        </w:rPr>
      </w:pPr>
      <w:commentRangeStart w:id="2"/>
      <w:r>
        <w:rPr>
          <w:rFonts w:cs="Arial"/>
        </w:rPr>
        <w:t>We also checked the variance inflation factor (VIF) for the selected variables using logistic regression</w:t>
      </w:r>
      <w:r w:rsidR="00C24CBC">
        <w:rPr>
          <w:rFonts w:cs="Arial"/>
        </w:rPr>
        <w:t xml:space="preserve">. </w:t>
      </w:r>
      <w:commentRangeEnd w:id="2"/>
      <w:r w:rsidR="00ED3C6F">
        <w:rPr>
          <w:rStyle w:val="CommentReference"/>
        </w:rPr>
        <w:commentReference w:id="2"/>
      </w:r>
      <w:r w:rsidR="00C24CBC">
        <w:rPr>
          <w:rFonts w:cs="Arial"/>
        </w:rPr>
        <w:t xml:space="preserve">These </w:t>
      </w:r>
      <w:r>
        <w:rPr>
          <w:rFonts w:cs="Arial"/>
        </w:rPr>
        <w:t>variables a</w:t>
      </w:r>
      <w:r w:rsidR="00C24CBC">
        <w:rPr>
          <w:rFonts w:cs="Arial"/>
        </w:rPr>
        <w:t>re GENDER, WIKIUSER, and DOMAIN</w:t>
      </w:r>
      <w:r>
        <w:rPr>
          <w:rFonts w:cs="Arial"/>
        </w:rPr>
        <w:t>. The value of VIF for the chosen variables is 1.00 for all of them (Table 4). Since it is a VIF less than 10, the multicollinearity is not a problem.</w:t>
      </w:r>
    </w:p>
    <w:p w14:paraId="450E791D" w14:textId="010CB175" w:rsidR="005B5AD3" w:rsidRDefault="005B5AD3" w:rsidP="00C24CBC">
      <w:pPr>
        <w:pStyle w:val="NoSpacing"/>
        <w:jc w:val="center"/>
      </w:pPr>
      <w:r>
        <w:lastRenderedPageBreak/>
        <w:t>Table 4</w:t>
      </w:r>
      <w:r w:rsidR="00AC2EA1">
        <w:t>.</w:t>
      </w:r>
      <w:r>
        <w:t xml:space="preserve"> Variance Inflation Factor</w:t>
      </w:r>
      <w:r w:rsidR="00C24CBC">
        <w:t xml:space="preserve"> </w:t>
      </w:r>
      <w:r>
        <w:t>(VIF)</w:t>
      </w:r>
    </w:p>
    <w:p w14:paraId="5CD29ABD" w14:textId="77777777" w:rsidR="00E026F7" w:rsidRDefault="005B5AD3" w:rsidP="00C24CBC">
      <w:pPr>
        <w:jc w:val="center"/>
        <w:rPr>
          <w:rFonts w:cs="Arial"/>
        </w:rPr>
      </w:pPr>
      <w:r>
        <w:rPr>
          <w:noProof/>
          <w:lang w:eastAsia="en-US"/>
        </w:rPr>
        <w:drawing>
          <wp:inline distT="0" distB="0" distL="0" distR="0" wp14:anchorId="62187E0F" wp14:editId="437013F4">
            <wp:extent cx="2510287" cy="1099325"/>
            <wp:effectExtent l="19050" t="19050" r="2349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0777" cy="1125815"/>
                    </a:xfrm>
                    <a:prstGeom prst="rect">
                      <a:avLst/>
                    </a:prstGeom>
                    <a:ln>
                      <a:solidFill>
                        <a:schemeClr val="accent1"/>
                      </a:solidFill>
                    </a:ln>
                  </pic:spPr>
                </pic:pic>
              </a:graphicData>
            </a:graphic>
          </wp:inline>
        </w:drawing>
      </w:r>
    </w:p>
    <w:p w14:paraId="00064610" w14:textId="77777777" w:rsidR="00C24CBC" w:rsidRDefault="00C24CBC" w:rsidP="00B23536">
      <w:pPr>
        <w:jc w:val="both"/>
        <w:rPr>
          <w:rFonts w:ascii="Arial" w:hAnsi="Arial" w:cs="Arial"/>
          <w:b/>
          <w:lang w:val="en"/>
        </w:rPr>
      </w:pPr>
    </w:p>
    <w:p w14:paraId="2DAA4BD7" w14:textId="6745E8F1" w:rsidR="000457E1" w:rsidRPr="00E026F7" w:rsidRDefault="009F19D7" w:rsidP="00B23536">
      <w:pPr>
        <w:jc w:val="both"/>
        <w:rPr>
          <w:rFonts w:cs="Arial"/>
        </w:rPr>
      </w:pPr>
      <w:r w:rsidRPr="0081563B">
        <w:rPr>
          <w:rFonts w:ascii="Arial" w:hAnsi="Arial" w:cs="Arial"/>
          <w:b/>
          <w:lang w:val="en"/>
        </w:rPr>
        <w:t>Initial Modeling</w:t>
      </w:r>
      <w:r w:rsidR="00170AB7">
        <w:rPr>
          <w:rFonts w:ascii="Arial" w:hAnsi="Arial" w:cs="Arial"/>
          <w:b/>
          <w:lang w:val="en"/>
        </w:rPr>
        <w:t xml:space="preserve"> </w:t>
      </w:r>
    </w:p>
    <w:p w14:paraId="6154B6A1" w14:textId="09AF58C6" w:rsidR="00513CAB" w:rsidRDefault="000440DB" w:rsidP="0020167B">
      <w:pPr>
        <w:spacing w:line="360" w:lineRule="auto"/>
        <w:jc w:val="both"/>
        <w:rPr>
          <w:rFonts w:ascii="Arial" w:hAnsi="Arial" w:cs="Arial"/>
          <w:lang w:val="en"/>
        </w:rPr>
      </w:pPr>
      <w:r w:rsidRPr="000440DB">
        <w:rPr>
          <w:rFonts w:ascii="Arial" w:hAnsi="Arial" w:cs="Arial"/>
          <w:lang w:val="en"/>
        </w:rPr>
        <w:t xml:space="preserve">In our initial model which included all variables, the first logistic regression model eliminated age, Ph.D., sqrtYEAREXP and University. </w:t>
      </w:r>
      <w:r w:rsidR="00AC5B2D">
        <w:rPr>
          <w:rFonts w:ascii="Arial" w:hAnsi="Arial" w:cs="Arial"/>
          <w:lang w:val="en"/>
        </w:rPr>
        <w:t>And, the result</w:t>
      </w:r>
      <w:r w:rsidR="00B722FF">
        <w:rPr>
          <w:rFonts w:ascii="Arial" w:hAnsi="Arial" w:cs="Arial"/>
          <w:lang w:val="en"/>
        </w:rPr>
        <w:t xml:space="preserve"> was same with the stepwise </w:t>
      </w:r>
      <w:r w:rsidR="009F3BDE">
        <w:rPr>
          <w:rFonts w:ascii="Arial" w:hAnsi="Arial" w:cs="Arial"/>
          <w:lang w:val="en"/>
        </w:rPr>
        <w:t>automatic variable</w:t>
      </w:r>
      <w:r w:rsidR="008E6BE5">
        <w:rPr>
          <w:rFonts w:ascii="Arial" w:hAnsi="Arial" w:cs="Arial"/>
          <w:lang w:val="en"/>
        </w:rPr>
        <w:t>s</w:t>
      </w:r>
      <w:r w:rsidR="009F3BDE">
        <w:rPr>
          <w:rFonts w:ascii="Arial" w:hAnsi="Arial" w:cs="Arial"/>
          <w:lang w:val="en"/>
        </w:rPr>
        <w:t xml:space="preserve"> </w:t>
      </w:r>
      <w:r w:rsidR="00B722FF">
        <w:rPr>
          <w:rFonts w:ascii="Arial" w:hAnsi="Arial" w:cs="Arial"/>
          <w:lang w:val="en"/>
        </w:rPr>
        <w:t xml:space="preserve">selection as well. </w:t>
      </w:r>
      <w:r w:rsidR="00DA06DC">
        <w:rPr>
          <w:rFonts w:ascii="Arial" w:hAnsi="Arial" w:cs="Arial"/>
          <w:lang w:val="en"/>
        </w:rPr>
        <w:t xml:space="preserve">Table </w:t>
      </w:r>
      <w:r w:rsidR="00892BCA">
        <w:rPr>
          <w:rFonts w:ascii="Arial" w:hAnsi="Arial" w:cs="Arial"/>
          <w:lang w:val="en"/>
        </w:rPr>
        <w:t>5</w:t>
      </w:r>
      <w:r w:rsidR="00531DD6">
        <w:rPr>
          <w:rFonts w:ascii="Arial" w:hAnsi="Arial" w:cs="Arial"/>
          <w:lang w:val="en"/>
        </w:rPr>
        <w:t xml:space="preserve"> shows the result of stepwise selection</w:t>
      </w:r>
      <w:commentRangeStart w:id="3"/>
      <w:r w:rsidR="00531DD6">
        <w:rPr>
          <w:rFonts w:ascii="Arial" w:hAnsi="Arial" w:cs="Arial"/>
          <w:lang w:val="en"/>
        </w:rPr>
        <w:t xml:space="preserve">. </w:t>
      </w:r>
      <w:r w:rsidRPr="000440DB">
        <w:rPr>
          <w:rFonts w:ascii="Arial" w:hAnsi="Arial" w:cs="Arial"/>
          <w:lang w:val="en"/>
        </w:rPr>
        <w:t xml:space="preserve">The p-values </w:t>
      </w:r>
      <w:r w:rsidR="001E3927">
        <w:rPr>
          <w:rFonts w:ascii="Arial" w:hAnsi="Arial" w:cs="Arial"/>
          <w:lang w:val="en"/>
        </w:rPr>
        <w:t>of</w:t>
      </w:r>
      <w:r w:rsidRPr="000440DB">
        <w:rPr>
          <w:rFonts w:ascii="Arial" w:hAnsi="Arial" w:cs="Arial"/>
          <w:lang w:val="en"/>
        </w:rPr>
        <w:t xml:space="preserve"> the initial model after s</w:t>
      </w:r>
      <w:r w:rsidR="00531DD6">
        <w:rPr>
          <w:rFonts w:ascii="Arial" w:hAnsi="Arial" w:cs="Arial"/>
          <w:lang w:val="en"/>
        </w:rPr>
        <w:t xml:space="preserve">tepwise selection are shown in </w:t>
      </w:r>
      <w:r w:rsidRPr="000440DB">
        <w:rPr>
          <w:rFonts w:ascii="Arial" w:hAnsi="Arial" w:cs="Arial"/>
          <w:lang w:val="en"/>
        </w:rPr>
        <w:t xml:space="preserve">Table </w:t>
      </w:r>
      <w:r w:rsidR="00892BCA">
        <w:rPr>
          <w:rFonts w:ascii="Arial" w:hAnsi="Arial" w:cs="Arial"/>
          <w:lang w:val="en"/>
        </w:rPr>
        <w:t>6</w:t>
      </w:r>
      <w:r w:rsidRPr="000440DB">
        <w:rPr>
          <w:rFonts w:ascii="Arial" w:hAnsi="Arial" w:cs="Arial"/>
          <w:lang w:val="en"/>
        </w:rPr>
        <w:t xml:space="preserve">. </w:t>
      </w:r>
      <w:commentRangeEnd w:id="3"/>
      <w:r w:rsidR="00AB7A27">
        <w:rPr>
          <w:rStyle w:val="CommentReference"/>
        </w:rPr>
        <w:commentReference w:id="3"/>
      </w:r>
      <w:r w:rsidRPr="000440DB">
        <w:rPr>
          <w:rFonts w:ascii="Arial" w:hAnsi="Arial" w:cs="Arial"/>
          <w:lang w:val="en"/>
        </w:rPr>
        <w:t xml:space="preserve">The Wald chi-square score for USERWIKI , Gender and Domain are significantly higher than other elements in the initial model and all </w:t>
      </w:r>
      <w:r w:rsidR="009F5663">
        <w:rPr>
          <w:rFonts w:ascii="Arial" w:hAnsi="Arial" w:cs="Arial"/>
          <w:lang w:val="en"/>
        </w:rPr>
        <w:t xml:space="preserve">other </w:t>
      </w:r>
      <w:r w:rsidRPr="000440DB">
        <w:rPr>
          <w:rFonts w:ascii="Arial" w:hAnsi="Arial" w:cs="Arial"/>
          <w:lang w:val="en"/>
        </w:rPr>
        <w:t xml:space="preserve">variables reject the null hypothesis.  USERWIKI , Gender, and Domain were the biggest contributing factors to the overall dataset, with </w:t>
      </w:r>
      <w:r w:rsidRPr="00DE13AA">
        <w:rPr>
          <w:rFonts w:ascii="Arial" w:hAnsi="Arial" w:cs="Arial"/>
          <w:lang w:val="en"/>
        </w:rPr>
        <w:t>male 148%</w:t>
      </w:r>
      <w:r w:rsidRPr="000440DB">
        <w:rPr>
          <w:rFonts w:ascii="Arial" w:hAnsi="Arial" w:cs="Arial"/>
          <w:lang w:val="en"/>
        </w:rPr>
        <w:t xml:space="preserve"> more likely to find the usefulness of Wikipedia as shown below in Tables </w:t>
      </w:r>
      <w:r w:rsidR="00892BCA">
        <w:rPr>
          <w:rFonts w:ascii="Arial" w:hAnsi="Arial" w:cs="Arial"/>
          <w:lang w:val="en"/>
        </w:rPr>
        <w:t>6</w:t>
      </w:r>
      <w:r w:rsidRPr="000440DB">
        <w:rPr>
          <w:rFonts w:ascii="Arial" w:hAnsi="Arial" w:cs="Arial"/>
          <w:lang w:val="en"/>
        </w:rPr>
        <w:t xml:space="preserve"> and </w:t>
      </w:r>
      <w:r w:rsidR="00892BCA">
        <w:rPr>
          <w:rFonts w:ascii="Arial" w:hAnsi="Arial" w:cs="Arial"/>
          <w:lang w:val="en"/>
        </w:rPr>
        <w:t>7</w:t>
      </w:r>
      <w:r w:rsidRPr="000440DB">
        <w:rPr>
          <w:rFonts w:ascii="Arial" w:hAnsi="Arial" w:cs="Arial"/>
          <w:lang w:val="en"/>
        </w:rPr>
        <w:t xml:space="preserve">.  </w:t>
      </w:r>
    </w:p>
    <w:p w14:paraId="32EDC8C1" w14:textId="77777777" w:rsidR="0020167B" w:rsidRDefault="0020167B" w:rsidP="0020167B">
      <w:pPr>
        <w:spacing w:line="360" w:lineRule="auto"/>
        <w:jc w:val="both"/>
        <w:rPr>
          <w:rFonts w:ascii="Arial" w:hAnsi="Arial" w:cs="Arial"/>
          <w:lang w:val="en"/>
        </w:rPr>
      </w:pPr>
    </w:p>
    <w:p w14:paraId="09EF2405" w14:textId="22F0867B" w:rsidR="00513CAB" w:rsidRPr="00D63A71" w:rsidRDefault="00D63A71" w:rsidP="00D63A71">
      <w:pPr>
        <w:pStyle w:val="NoSpacing"/>
        <w:jc w:val="center"/>
      </w:pPr>
      <w:r w:rsidRPr="00D63A71">
        <w:t xml:space="preserve">Table </w:t>
      </w:r>
      <w:r w:rsidR="00892BCA">
        <w:t>5</w:t>
      </w:r>
      <w:r w:rsidRPr="00D63A71">
        <w:t>. Stepwise Selection</w:t>
      </w:r>
    </w:p>
    <w:p w14:paraId="36458C03" w14:textId="6E5ABE0A" w:rsidR="00513CAB" w:rsidRDefault="00513CAB" w:rsidP="00D63A71">
      <w:pPr>
        <w:spacing w:line="360" w:lineRule="auto"/>
        <w:jc w:val="center"/>
        <w:rPr>
          <w:rFonts w:ascii="Arial" w:hAnsi="Arial" w:cs="Arial"/>
          <w:lang w:val="en"/>
        </w:rPr>
      </w:pPr>
      <w:r>
        <w:rPr>
          <w:rFonts w:ascii="Helvetica" w:hAnsi="Helvetica" w:cs="Helvetica"/>
          <w:noProof/>
          <w:sz w:val="24"/>
          <w:szCs w:val="24"/>
          <w:lang w:eastAsia="en-US"/>
        </w:rPr>
        <w:drawing>
          <wp:inline distT="0" distB="0" distL="0" distR="0" wp14:anchorId="0DD434D8" wp14:editId="05D6521D">
            <wp:extent cx="2941092" cy="858817"/>
            <wp:effectExtent l="19050" t="19050" r="1206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002" cy="867551"/>
                    </a:xfrm>
                    <a:prstGeom prst="rect">
                      <a:avLst/>
                    </a:prstGeom>
                    <a:noFill/>
                    <a:ln>
                      <a:solidFill>
                        <a:schemeClr val="accent1"/>
                      </a:solidFill>
                    </a:ln>
                  </pic:spPr>
                </pic:pic>
              </a:graphicData>
            </a:graphic>
          </wp:inline>
        </w:drawing>
      </w:r>
    </w:p>
    <w:p w14:paraId="673B63C3" w14:textId="77777777" w:rsidR="0020167B" w:rsidRDefault="0020167B" w:rsidP="00D63A71">
      <w:pPr>
        <w:pStyle w:val="NoSpacing"/>
      </w:pPr>
    </w:p>
    <w:p w14:paraId="72179D25" w14:textId="77C8B3DF" w:rsidR="00D63A71" w:rsidRPr="00D63A71" w:rsidRDefault="00D63A71" w:rsidP="00D63A71">
      <w:pPr>
        <w:pStyle w:val="NoSpacing"/>
      </w:pPr>
      <w:r>
        <w:t xml:space="preserve">Table </w:t>
      </w:r>
      <w:r w:rsidR="00892BCA">
        <w:t>6</w:t>
      </w:r>
      <w:r>
        <w:t xml:space="preserve">. </w:t>
      </w:r>
      <w:r w:rsidRPr="00D63A71">
        <w:t>Likelihood Estimates for Initial Model</w:t>
      </w:r>
      <w:r>
        <w:t xml:space="preserve">. </w:t>
      </w:r>
      <w:r>
        <w:tab/>
      </w:r>
      <w:r>
        <w:tab/>
      </w:r>
      <w:r>
        <w:tab/>
      </w:r>
      <w:r w:rsidRPr="00D63A71">
        <w:t xml:space="preserve">Table </w:t>
      </w:r>
      <w:r w:rsidR="00892BCA">
        <w:t>7</w:t>
      </w:r>
      <w:r w:rsidRPr="00D63A71">
        <w:t>. Odds Ratio for Initial Model</w:t>
      </w:r>
    </w:p>
    <w:p w14:paraId="76EADE69" w14:textId="5ED16AE4" w:rsidR="009F19D7" w:rsidRPr="0081563B" w:rsidRDefault="00D157D8" w:rsidP="00221A07">
      <w:pPr>
        <w:spacing w:line="240" w:lineRule="auto"/>
        <w:rPr>
          <w:rFonts w:ascii="Arial" w:hAnsi="Arial" w:cs="Arial"/>
          <w:b/>
          <w:lang w:val="en"/>
        </w:rPr>
      </w:pPr>
      <w:r>
        <w:rPr>
          <w:rFonts w:ascii="Helvetica" w:hAnsi="Helvetica" w:cs="Helvetica"/>
          <w:noProof/>
          <w:sz w:val="24"/>
          <w:szCs w:val="24"/>
          <w:lang w:eastAsia="en-US"/>
        </w:rPr>
        <w:drawing>
          <wp:inline distT="0" distB="0" distL="0" distR="0" wp14:anchorId="1623948B" wp14:editId="2CC23EBE">
            <wp:extent cx="2631056" cy="1681288"/>
            <wp:effectExtent l="19050" t="19050" r="1714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0468" cy="1821496"/>
                    </a:xfrm>
                    <a:prstGeom prst="rect">
                      <a:avLst/>
                    </a:prstGeom>
                    <a:noFill/>
                    <a:ln>
                      <a:solidFill>
                        <a:schemeClr val="accent1"/>
                      </a:solidFill>
                    </a:ln>
                  </pic:spPr>
                </pic:pic>
              </a:graphicData>
            </a:graphic>
          </wp:inline>
        </w:drawing>
      </w:r>
      <w:r w:rsidR="00966A92">
        <w:rPr>
          <w:rFonts w:ascii="Arial" w:hAnsi="Arial" w:cs="Arial"/>
          <w:noProof/>
          <w:lang w:eastAsia="en-US"/>
        </w:rPr>
        <w:t xml:space="preserve">   </w:t>
      </w:r>
      <w:r w:rsidR="003406A0">
        <w:rPr>
          <w:rFonts w:ascii="Arial" w:hAnsi="Arial" w:cs="Arial"/>
          <w:noProof/>
          <w:lang w:eastAsia="en-US"/>
        </w:rPr>
        <w:t xml:space="preserve">         </w:t>
      </w:r>
      <w:r w:rsidR="00D63A71">
        <w:rPr>
          <w:rFonts w:ascii="Arial" w:hAnsi="Arial" w:cs="Arial"/>
          <w:noProof/>
          <w:lang w:eastAsia="en-US"/>
        </w:rPr>
        <w:t xml:space="preserve"> </w:t>
      </w:r>
      <w:r w:rsidR="004B08A5">
        <w:rPr>
          <w:rFonts w:ascii="Arial" w:hAnsi="Arial" w:cs="Arial"/>
          <w:noProof/>
          <w:lang w:eastAsia="en-US"/>
        </w:rPr>
        <w:t xml:space="preserve">  </w:t>
      </w:r>
      <w:r w:rsidR="00966A92">
        <w:rPr>
          <w:rFonts w:ascii="Arial" w:hAnsi="Arial" w:cs="Arial"/>
          <w:noProof/>
          <w:lang w:eastAsia="en-US"/>
        </w:rPr>
        <w:t xml:space="preserve">   </w:t>
      </w:r>
      <w:r w:rsidR="004B08A5">
        <w:rPr>
          <w:rFonts w:ascii="Helvetica" w:hAnsi="Helvetica" w:cs="Helvetica"/>
          <w:noProof/>
          <w:sz w:val="24"/>
          <w:szCs w:val="24"/>
          <w:lang w:eastAsia="en-US"/>
        </w:rPr>
        <w:drawing>
          <wp:inline distT="0" distB="0" distL="0" distR="0" wp14:anchorId="54DEC7F0" wp14:editId="47E04E17">
            <wp:extent cx="2490396" cy="1279676"/>
            <wp:effectExtent l="19050" t="19050" r="24765"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9055" cy="1284125"/>
                    </a:xfrm>
                    <a:prstGeom prst="rect">
                      <a:avLst/>
                    </a:prstGeom>
                    <a:noFill/>
                    <a:ln>
                      <a:solidFill>
                        <a:schemeClr val="accent1"/>
                      </a:solidFill>
                    </a:ln>
                  </pic:spPr>
                </pic:pic>
              </a:graphicData>
            </a:graphic>
          </wp:inline>
        </w:drawing>
      </w:r>
    </w:p>
    <w:p w14:paraId="4C2A79B7" w14:textId="7121971D" w:rsidR="001100CB" w:rsidRDefault="001100CB" w:rsidP="00221A07">
      <w:pPr>
        <w:spacing w:line="240" w:lineRule="auto"/>
        <w:jc w:val="both"/>
        <w:rPr>
          <w:rFonts w:ascii="Arial" w:hAnsi="Arial" w:cs="Arial"/>
          <w:b/>
          <w:lang w:val="en"/>
        </w:rPr>
      </w:pPr>
    </w:p>
    <w:p w14:paraId="3BAD9F57" w14:textId="454F98E9" w:rsidR="009A1096" w:rsidRPr="0081563B" w:rsidRDefault="00E2780F" w:rsidP="00D154C6">
      <w:pPr>
        <w:spacing w:line="360" w:lineRule="auto"/>
        <w:jc w:val="both"/>
        <w:rPr>
          <w:rFonts w:ascii="Arial" w:hAnsi="Arial" w:cs="Arial"/>
          <w:b/>
          <w:lang w:val="en"/>
        </w:rPr>
      </w:pPr>
      <w:r>
        <w:rPr>
          <w:rFonts w:ascii="Arial" w:hAnsi="Arial" w:cs="Arial"/>
          <w:b/>
          <w:lang w:val="en"/>
        </w:rPr>
        <w:t>Final</w:t>
      </w:r>
      <w:r w:rsidR="00261AB8" w:rsidRPr="0081563B">
        <w:rPr>
          <w:rFonts w:ascii="Arial" w:hAnsi="Arial" w:cs="Arial"/>
          <w:b/>
          <w:lang w:val="en"/>
        </w:rPr>
        <w:t xml:space="preserve"> Model Generation</w:t>
      </w:r>
      <w:r w:rsidR="001B3CC5">
        <w:rPr>
          <w:rFonts w:ascii="Arial" w:hAnsi="Arial" w:cs="Arial"/>
          <w:b/>
          <w:lang w:val="en"/>
        </w:rPr>
        <w:t xml:space="preserve"> </w:t>
      </w:r>
    </w:p>
    <w:p w14:paraId="6864EB18" w14:textId="5FB82215" w:rsidR="0020167B" w:rsidRDefault="00BC65CB" w:rsidP="0020167B">
      <w:pPr>
        <w:spacing w:line="360" w:lineRule="auto"/>
        <w:jc w:val="both"/>
        <w:rPr>
          <w:rFonts w:ascii="Arial" w:hAnsi="Arial" w:cs="Arial"/>
          <w:lang w:val="en"/>
        </w:rPr>
      </w:pPr>
      <w:r w:rsidRPr="0081563B">
        <w:rPr>
          <w:rFonts w:ascii="Arial" w:hAnsi="Arial" w:cs="Arial"/>
          <w:lang w:val="en"/>
        </w:rPr>
        <w:lastRenderedPageBreak/>
        <w:t xml:space="preserve">From our initial model we then narrowed it down to </w:t>
      </w:r>
      <w:r w:rsidR="004B2A8A">
        <w:rPr>
          <w:rFonts w:ascii="Arial" w:hAnsi="Arial" w:cs="Arial"/>
          <w:lang w:val="en"/>
        </w:rPr>
        <w:t>three</w:t>
      </w:r>
      <w:r w:rsidRPr="0081563B">
        <w:rPr>
          <w:rFonts w:ascii="Arial" w:hAnsi="Arial" w:cs="Arial"/>
          <w:lang w:val="en"/>
        </w:rPr>
        <w:t xml:space="preserve"> major factors </w:t>
      </w:r>
      <w:r w:rsidR="004B2A8A">
        <w:rPr>
          <w:rFonts w:ascii="Arial" w:hAnsi="Arial" w:cs="Arial"/>
          <w:lang w:val="en"/>
        </w:rPr>
        <w:t xml:space="preserve">that </w:t>
      </w:r>
      <w:r w:rsidR="000113F7">
        <w:rPr>
          <w:rFonts w:ascii="Arial" w:hAnsi="Arial" w:cs="Arial"/>
          <w:lang w:val="en"/>
        </w:rPr>
        <w:t>influence</w:t>
      </w:r>
      <w:r w:rsidR="004B2A8A">
        <w:rPr>
          <w:rFonts w:ascii="Arial" w:hAnsi="Arial" w:cs="Arial"/>
          <w:lang w:val="en"/>
        </w:rPr>
        <w:t xml:space="preserve"> Wikipedia useful</w:t>
      </w:r>
      <w:r w:rsidR="005E06AA">
        <w:rPr>
          <w:rFonts w:ascii="Arial" w:hAnsi="Arial" w:cs="Arial"/>
          <w:lang w:val="en"/>
        </w:rPr>
        <w:t xml:space="preserve"> ratings</w:t>
      </w:r>
      <w:r w:rsidR="004B2A8A">
        <w:rPr>
          <w:rFonts w:ascii="Arial" w:hAnsi="Arial" w:cs="Arial"/>
          <w:lang w:val="en"/>
        </w:rPr>
        <w:t>.</w:t>
      </w:r>
      <w:r w:rsidR="00E440C2">
        <w:rPr>
          <w:rFonts w:ascii="Arial" w:hAnsi="Arial" w:cs="Arial"/>
          <w:lang w:val="en"/>
        </w:rPr>
        <w:t xml:space="preserve"> Then, we attempted to determine if the model with interactions are better</w:t>
      </w:r>
      <w:r w:rsidR="000113F7">
        <w:rPr>
          <w:rFonts w:ascii="Arial" w:hAnsi="Arial" w:cs="Arial"/>
          <w:lang w:val="en"/>
        </w:rPr>
        <w:t xml:space="preserve"> than the model without interaction</w:t>
      </w:r>
      <w:r w:rsidR="00E440C2">
        <w:rPr>
          <w:rFonts w:ascii="Arial" w:hAnsi="Arial" w:cs="Arial"/>
          <w:lang w:val="en"/>
        </w:rPr>
        <w:t>.</w:t>
      </w:r>
      <w:r w:rsidR="0020167B">
        <w:rPr>
          <w:rFonts w:ascii="Arial" w:hAnsi="Arial" w:cs="Arial"/>
          <w:lang w:val="en"/>
        </w:rPr>
        <w:t xml:space="preserve"> From Table </w:t>
      </w:r>
      <w:r w:rsidR="000420A9">
        <w:rPr>
          <w:rFonts w:ascii="Arial" w:hAnsi="Arial" w:cs="Arial"/>
          <w:lang w:val="en"/>
        </w:rPr>
        <w:t>8</w:t>
      </w:r>
      <w:r w:rsidR="002C0989">
        <w:rPr>
          <w:rFonts w:ascii="Arial" w:hAnsi="Arial" w:cs="Arial"/>
          <w:lang w:val="en"/>
        </w:rPr>
        <w:t xml:space="preserve">, it is </w:t>
      </w:r>
      <w:r w:rsidR="000113F7">
        <w:rPr>
          <w:rFonts w:ascii="Arial" w:hAnsi="Arial" w:cs="Arial"/>
          <w:lang w:val="en"/>
        </w:rPr>
        <w:t>evident</w:t>
      </w:r>
      <w:r w:rsidR="002C0989">
        <w:rPr>
          <w:rFonts w:ascii="Arial" w:hAnsi="Arial" w:cs="Arial"/>
          <w:lang w:val="en"/>
        </w:rPr>
        <w:t xml:space="preserve"> that none of </w:t>
      </w:r>
      <w:r w:rsidR="000113F7">
        <w:rPr>
          <w:rFonts w:ascii="Arial" w:hAnsi="Arial" w:cs="Arial"/>
          <w:lang w:val="en"/>
        </w:rPr>
        <w:t xml:space="preserve">the </w:t>
      </w:r>
      <w:r w:rsidR="002C0989">
        <w:rPr>
          <w:rFonts w:ascii="Arial" w:hAnsi="Arial" w:cs="Arial"/>
          <w:lang w:val="en"/>
        </w:rPr>
        <w:t>interactions are statistically significant.</w:t>
      </w:r>
    </w:p>
    <w:p w14:paraId="6C6F0CE6" w14:textId="77777777" w:rsidR="0020167B" w:rsidRDefault="0020167B" w:rsidP="004B2A8A">
      <w:pPr>
        <w:spacing w:line="360" w:lineRule="auto"/>
        <w:rPr>
          <w:rFonts w:ascii="Arial" w:hAnsi="Arial" w:cs="Arial"/>
          <w:lang w:val="en"/>
        </w:rPr>
      </w:pPr>
    </w:p>
    <w:p w14:paraId="7B4EC452" w14:textId="77777777" w:rsidR="0020167B" w:rsidRDefault="0020167B" w:rsidP="004B2A8A">
      <w:pPr>
        <w:spacing w:line="360" w:lineRule="auto"/>
        <w:rPr>
          <w:rFonts w:ascii="Arial" w:hAnsi="Arial" w:cs="Arial"/>
          <w:lang w:val="en"/>
        </w:rPr>
      </w:pPr>
    </w:p>
    <w:p w14:paraId="17CE65DE" w14:textId="77777777" w:rsidR="0020167B" w:rsidRDefault="0020167B" w:rsidP="004B2A8A">
      <w:pPr>
        <w:spacing w:line="360" w:lineRule="auto"/>
        <w:rPr>
          <w:rFonts w:ascii="Arial" w:hAnsi="Arial" w:cs="Arial"/>
          <w:lang w:val="en"/>
        </w:rPr>
      </w:pPr>
    </w:p>
    <w:p w14:paraId="13C61880" w14:textId="029BD8E8" w:rsidR="0020167B" w:rsidRDefault="0020167B" w:rsidP="004B2A8A">
      <w:pPr>
        <w:spacing w:line="360" w:lineRule="auto"/>
        <w:rPr>
          <w:rFonts w:ascii="Arial" w:hAnsi="Arial" w:cs="Arial"/>
          <w:lang w:val="en"/>
        </w:rPr>
      </w:pPr>
      <w:r w:rsidRPr="0081563B">
        <w:rPr>
          <w:rFonts w:ascii="Arial" w:hAnsi="Arial" w:cs="Arial"/>
          <w:noProof/>
          <w:lang w:eastAsia="en-US"/>
        </w:rPr>
        <mc:AlternateContent>
          <mc:Choice Requires="wps">
            <w:drawing>
              <wp:anchor distT="0" distB="0" distL="114300" distR="114300" simplePos="0" relativeHeight="251694080" behindDoc="0" locked="0" layoutInCell="1" allowOverlap="1" wp14:anchorId="036E2106" wp14:editId="59B2076F">
                <wp:simplePos x="0" y="0"/>
                <wp:positionH relativeFrom="column">
                  <wp:posOffset>3663950</wp:posOffset>
                </wp:positionH>
                <wp:positionV relativeFrom="paragraph">
                  <wp:posOffset>196215</wp:posOffset>
                </wp:positionV>
                <wp:extent cx="2073910" cy="128905"/>
                <wp:effectExtent l="0" t="0" r="2540" b="4445"/>
                <wp:wrapSquare wrapText="bothSides"/>
                <wp:docPr id="39" name="Text Box 39"/>
                <wp:cNvGraphicFramePr/>
                <a:graphic xmlns:a="http://schemas.openxmlformats.org/drawingml/2006/main">
                  <a:graphicData uri="http://schemas.microsoft.com/office/word/2010/wordprocessingShape">
                    <wps:wsp>
                      <wps:cNvSpPr txBox="1"/>
                      <wps:spPr>
                        <a:xfrm>
                          <a:off x="0" y="0"/>
                          <a:ext cx="2073910" cy="128905"/>
                        </a:xfrm>
                        <a:prstGeom prst="rect">
                          <a:avLst/>
                        </a:prstGeom>
                        <a:solidFill>
                          <a:prstClr val="white"/>
                        </a:solidFill>
                        <a:ln>
                          <a:noFill/>
                        </a:ln>
                      </wps:spPr>
                      <wps:txbx>
                        <w:txbxContent>
                          <w:p w14:paraId="343227E2" w14:textId="241BD138" w:rsidR="00AB7A27" w:rsidRPr="0020167B" w:rsidRDefault="00AB7A27" w:rsidP="0020167B">
                            <w:pPr>
                              <w:rPr>
                                <w:noProof/>
                              </w:rPr>
                            </w:pPr>
                            <w:r w:rsidRPr="0020167B">
                              <w:t xml:space="preserve">Table </w:t>
                            </w:r>
                            <w:r>
                              <w:t xml:space="preserve">9. </w:t>
                            </w:r>
                            <w:r w:rsidRPr="0020167B">
                              <w:t>Final Model Fit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9" o:spid="_x0000_s1026" type="#_x0000_t202" style="position:absolute;margin-left:288.5pt;margin-top:15.45pt;width:163.3pt;height:10.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" stroked="f">
                <v:textbox inset="0,0,0,0">
                  <w:txbxContent>
                    <w:p w14:paraId="343227E2" w14:textId="241BD138" w:rsidR="00AB7A27" w:rsidRPr="0020167B" w:rsidRDefault="00AB7A27" w:rsidP="0020167B">
                      <w:pPr>
                        <w:rPr>
                          <w:noProof/>
                        </w:rPr>
                      </w:pPr>
                      <w:r w:rsidRPr="0020167B">
                        <w:t xml:space="preserve">Table </w:t>
                      </w:r>
                      <w:r>
                        <w:t xml:space="preserve">9. </w:t>
                      </w:r>
                      <w:r w:rsidRPr="0020167B">
                        <w:t>Final Model Fit Statistics</w:t>
                      </w:r>
                    </w:p>
                  </w:txbxContent>
                </v:textbox>
                <w10:wrap type="square"/>
              </v:shape>
            </w:pict>
          </mc:Fallback>
        </mc:AlternateContent>
      </w:r>
      <w:r w:rsidRPr="0081563B">
        <w:rPr>
          <w:rFonts w:ascii="Arial" w:hAnsi="Arial" w:cs="Arial"/>
          <w:noProof/>
          <w:lang w:eastAsia="en-US"/>
        </w:rPr>
        <mc:AlternateContent>
          <mc:Choice Requires="wps">
            <w:drawing>
              <wp:anchor distT="0" distB="0" distL="114300" distR="114300" simplePos="0" relativeHeight="251687936" behindDoc="0" locked="0" layoutInCell="1" allowOverlap="1" wp14:anchorId="7B7FC137" wp14:editId="563AE800">
                <wp:simplePos x="0" y="0"/>
                <wp:positionH relativeFrom="column">
                  <wp:posOffset>375285</wp:posOffset>
                </wp:positionH>
                <wp:positionV relativeFrom="paragraph">
                  <wp:posOffset>175895</wp:posOffset>
                </wp:positionV>
                <wp:extent cx="2545080" cy="149860"/>
                <wp:effectExtent l="0" t="0" r="7620" b="2540"/>
                <wp:wrapSquare wrapText="bothSides"/>
                <wp:docPr id="33" name="Text Box 33"/>
                <wp:cNvGraphicFramePr/>
                <a:graphic xmlns:a="http://schemas.openxmlformats.org/drawingml/2006/main">
                  <a:graphicData uri="http://schemas.microsoft.com/office/word/2010/wordprocessingShape">
                    <wps:wsp>
                      <wps:cNvSpPr txBox="1"/>
                      <wps:spPr>
                        <a:xfrm>
                          <a:off x="0" y="0"/>
                          <a:ext cx="2545080" cy="149860"/>
                        </a:xfrm>
                        <a:prstGeom prst="rect">
                          <a:avLst/>
                        </a:prstGeom>
                        <a:solidFill>
                          <a:prstClr val="white"/>
                        </a:solidFill>
                        <a:ln>
                          <a:noFill/>
                        </a:ln>
                      </wps:spPr>
                      <wps:txbx>
                        <w:txbxContent>
                          <w:p w14:paraId="714754C2" w14:textId="12B6883E" w:rsidR="00AB7A27" w:rsidRPr="0020167B" w:rsidRDefault="00AB7A27" w:rsidP="0020167B">
                            <w:pPr>
                              <w:rPr>
                                <w:noProof/>
                              </w:rPr>
                            </w:pPr>
                            <w:r w:rsidRPr="0020167B">
                              <w:t xml:space="preserve">Table </w:t>
                            </w:r>
                            <w:r>
                              <w:t xml:space="preserve">8. </w:t>
                            </w:r>
                            <w:r w:rsidRPr="0020167B">
                              <w:t>Interaction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type="#_x0000_t202" style="position:absolute;margin-left:29.55pt;margin-top:13.85pt;width:200.4pt;height:1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" stroked="f">
                <v:textbox inset="0,0,0,0">
                  <w:txbxContent>
                    <w:p w14:paraId="714754C2" w14:textId="12B6883E" w:rsidR="00AB7A27" w:rsidRPr="0020167B" w:rsidRDefault="00AB7A27" w:rsidP="0020167B">
                      <w:pPr>
                        <w:rPr>
                          <w:noProof/>
                        </w:rPr>
                      </w:pPr>
                      <w:r w:rsidRPr="0020167B">
                        <w:t xml:space="preserve">Table </w:t>
                      </w:r>
                      <w:r>
                        <w:t xml:space="preserve">8. </w:t>
                      </w:r>
                      <w:r w:rsidRPr="0020167B">
                        <w:t>Interaction Model</w:t>
                      </w:r>
                    </w:p>
                  </w:txbxContent>
                </v:textbox>
                <w10:wrap type="square"/>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0167B" w14:paraId="6D246B7D" w14:textId="77777777" w:rsidTr="0020167B">
        <w:tc>
          <w:tcPr>
            <w:tcW w:w="4675" w:type="dxa"/>
          </w:tcPr>
          <w:p w14:paraId="0C22FE4D" w14:textId="2EA3E378" w:rsidR="0020167B" w:rsidRDefault="0020167B" w:rsidP="004B2A8A">
            <w:pPr>
              <w:spacing w:line="360" w:lineRule="auto"/>
              <w:rPr>
                <w:rFonts w:cs="Arial"/>
                <w:lang w:val="en"/>
              </w:rPr>
            </w:pPr>
            <w:commentRangeStart w:id="4"/>
            <w:r>
              <w:rPr>
                <w:rFonts w:ascii="Helvetica" w:hAnsi="Helvetica" w:cs="Helvetica"/>
                <w:noProof/>
                <w:sz w:val="24"/>
                <w:szCs w:val="24"/>
              </w:rPr>
              <w:drawing>
                <wp:inline distT="0" distB="0" distL="0" distR="0" wp14:anchorId="03C82290" wp14:editId="3FA09F57">
                  <wp:extent cx="2708694" cy="2683044"/>
                  <wp:effectExtent l="19050" t="19050" r="15875"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4851" cy="2748575"/>
                          </a:xfrm>
                          <a:prstGeom prst="rect">
                            <a:avLst/>
                          </a:prstGeom>
                          <a:noFill/>
                          <a:ln>
                            <a:solidFill>
                              <a:schemeClr val="accent1"/>
                            </a:solidFill>
                          </a:ln>
                        </pic:spPr>
                      </pic:pic>
                    </a:graphicData>
                  </a:graphic>
                </wp:inline>
              </w:drawing>
            </w:r>
            <w:commentRangeEnd w:id="4"/>
            <w:r w:rsidR="003E76CF">
              <w:rPr>
                <w:rStyle w:val="CommentReference"/>
                <w:rFonts w:asciiTheme="minorHAnsi" w:eastAsiaTheme="minorEastAsia" w:hAnsiTheme="minorHAnsi"/>
                <w:lang w:eastAsia="ko-KR"/>
              </w:rPr>
              <w:commentReference w:id="4"/>
            </w:r>
          </w:p>
        </w:tc>
        <w:tc>
          <w:tcPr>
            <w:tcW w:w="4675" w:type="dxa"/>
          </w:tcPr>
          <w:p w14:paraId="358291E9" w14:textId="0BE65986" w:rsidR="0020167B" w:rsidRDefault="0020167B" w:rsidP="0020167B">
            <w:pPr>
              <w:spacing w:line="360" w:lineRule="auto"/>
              <w:jc w:val="center"/>
              <w:rPr>
                <w:rFonts w:cs="Arial"/>
                <w:lang w:val="en"/>
              </w:rPr>
            </w:pPr>
            <w:r>
              <w:rPr>
                <w:rFonts w:ascii="Helvetica" w:hAnsi="Helvetica" w:cs="Helvetica"/>
                <w:noProof/>
                <w:sz w:val="24"/>
                <w:szCs w:val="24"/>
              </w:rPr>
              <w:drawing>
                <wp:inline distT="0" distB="0" distL="0" distR="0" wp14:anchorId="6CC94CEB" wp14:editId="33AD60EA">
                  <wp:extent cx="2116682" cy="2626776"/>
                  <wp:effectExtent l="19050" t="19050" r="17145"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5935" cy="2725129"/>
                          </a:xfrm>
                          <a:prstGeom prst="rect">
                            <a:avLst/>
                          </a:prstGeom>
                          <a:noFill/>
                          <a:ln>
                            <a:solidFill>
                              <a:schemeClr val="accent1"/>
                            </a:solidFill>
                          </a:ln>
                        </pic:spPr>
                      </pic:pic>
                    </a:graphicData>
                  </a:graphic>
                </wp:inline>
              </w:drawing>
            </w:r>
          </w:p>
        </w:tc>
      </w:tr>
    </w:tbl>
    <w:p w14:paraId="7FBC6574" w14:textId="46242299" w:rsidR="000B39ED" w:rsidRDefault="00ED53C6" w:rsidP="0020167B">
      <w:pPr>
        <w:spacing w:line="360" w:lineRule="auto"/>
        <w:jc w:val="both"/>
        <w:rPr>
          <w:rFonts w:ascii="Arial" w:hAnsi="Arial" w:cs="Arial"/>
          <w:lang w:val="en"/>
        </w:rPr>
      </w:pPr>
      <w:r w:rsidRPr="00ED53C6">
        <w:rPr>
          <w:rFonts w:ascii="Arial" w:hAnsi="Arial" w:cs="Arial"/>
          <w:lang w:val="en"/>
        </w:rPr>
        <w:t>Therefore, we decided to keep the model without interactions of variables. We regenerated the final model while retaining only significant vari</w:t>
      </w:r>
      <w:r w:rsidR="00DA06DC">
        <w:rPr>
          <w:rFonts w:ascii="Arial" w:hAnsi="Arial" w:cs="Arial"/>
          <w:lang w:val="en"/>
        </w:rPr>
        <w:t xml:space="preserve">ables in the model. From table </w:t>
      </w:r>
      <w:r w:rsidR="005F74E1">
        <w:rPr>
          <w:rFonts w:ascii="Arial" w:hAnsi="Arial" w:cs="Arial"/>
          <w:lang w:val="en"/>
        </w:rPr>
        <w:t>9</w:t>
      </w:r>
      <w:r w:rsidRPr="00ED53C6">
        <w:rPr>
          <w:rFonts w:ascii="Arial" w:hAnsi="Arial" w:cs="Arial"/>
          <w:lang w:val="en"/>
        </w:rPr>
        <w:t>, Null hypothesis testing confirms that model is statistically significant than an empty model.</w:t>
      </w:r>
      <w:r w:rsidR="00D73161">
        <w:rPr>
          <w:rFonts w:ascii="Arial" w:hAnsi="Arial" w:cs="Arial"/>
          <w:lang w:val="e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0167B" w14:paraId="506EEA5E" w14:textId="77777777" w:rsidTr="0020167B">
        <w:tc>
          <w:tcPr>
            <w:tcW w:w="4675" w:type="dxa"/>
          </w:tcPr>
          <w:p w14:paraId="0155D855" w14:textId="02662D14" w:rsidR="0020167B" w:rsidRDefault="0020167B" w:rsidP="0020167B">
            <w:pPr>
              <w:spacing w:line="360" w:lineRule="auto"/>
              <w:jc w:val="center"/>
              <w:rPr>
                <w:rFonts w:cs="Arial"/>
                <w:lang w:val="en"/>
              </w:rPr>
            </w:pPr>
            <w:r w:rsidRPr="0081563B">
              <w:rPr>
                <w:rFonts w:cs="Arial"/>
                <w:noProof/>
              </w:rPr>
              <mc:AlternateContent>
                <mc:Choice Requires="wps">
                  <w:drawing>
                    <wp:anchor distT="0" distB="0" distL="114300" distR="114300" simplePos="0" relativeHeight="251689984" behindDoc="0" locked="0" layoutInCell="1" allowOverlap="1" wp14:anchorId="292E1AB6" wp14:editId="590DD9F6">
                      <wp:simplePos x="0" y="0"/>
                      <wp:positionH relativeFrom="column">
                        <wp:posOffset>519430</wp:posOffset>
                      </wp:positionH>
                      <wp:positionV relativeFrom="paragraph">
                        <wp:posOffset>41275</wp:posOffset>
                      </wp:positionV>
                      <wp:extent cx="1966595" cy="17208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966595" cy="172085"/>
                              </a:xfrm>
                              <a:prstGeom prst="rect">
                                <a:avLst/>
                              </a:prstGeom>
                              <a:solidFill>
                                <a:prstClr val="white"/>
                              </a:solidFill>
                              <a:ln>
                                <a:noFill/>
                              </a:ln>
                            </wps:spPr>
                            <wps:txbx>
                              <w:txbxContent>
                                <w:p w14:paraId="7ED15FD5" w14:textId="614C1792" w:rsidR="00AB7A27" w:rsidRDefault="00AB7A27" w:rsidP="0020167B">
                                  <w:pPr>
                                    <w:jc w:val="center"/>
                                    <w:rPr>
                                      <w:noProof/>
                                    </w:rPr>
                                  </w:pPr>
                                  <w:r>
                                    <w:t xml:space="preserve">Table 10. Final </w:t>
                                  </w:r>
                                  <w:r w:rsidRPr="0020167B">
                                    <w:rPr>
                                      <w:i/>
                                    </w:rPr>
                                    <w:t>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8" type="#_x0000_t202" style="position:absolute;left:0;text-align:left;margin-left:40.9pt;margin-top:3.25pt;width:154.85pt;height:13.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" stroked="f">
                      <v:textbox inset="0,0,0,0">
                        <w:txbxContent>
                          <w:p w14:paraId="7ED15FD5" w14:textId="614C1792" w:rsidR="00AB7A27" w:rsidRDefault="00AB7A27" w:rsidP="0020167B">
                            <w:pPr>
                              <w:jc w:val="center"/>
                              <w:rPr>
                                <w:noProof/>
                              </w:rPr>
                            </w:pPr>
                            <w:r>
                              <w:t xml:space="preserve">Table 10. Final </w:t>
                            </w:r>
                            <w:r w:rsidRPr="0020167B">
                              <w:rPr>
                                <w:i/>
                              </w:rPr>
                              <w:t>Model</w:t>
                            </w:r>
                          </w:p>
                        </w:txbxContent>
                      </v:textbox>
                      <w10:wrap type="square"/>
                    </v:shape>
                  </w:pict>
                </mc:Fallback>
              </mc:AlternateContent>
            </w:r>
            <w:r>
              <w:rPr>
                <w:rFonts w:ascii="Helvetica" w:hAnsi="Helvetica" w:cs="Helvetica"/>
                <w:noProof/>
                <w:sz w:val="24"/>
                <w:szCs w:val="24"/>
              </w:rPr>
              <w:drawing>
                <wp:inline distT="0" distB="0" distL="0" distR="0" wp14:anchorId="4E09882A" wp14:editId="77DCAE9B">
                  <wp:extent cx="2694638" cy="15436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2497" cy="1576760"/>
                          </a:xfrm>
                          <a:prstGeom prst="rect">
                            <a:avLst/>
                          </a:prstGeom>
                          <a:noFill/>
                          <a:ln>
                            <a:noFill/>
                          </a:ln>
                        </pic:spPr>
                      </pic:pic>
                    </a:graphicData>
                  </a:graphic>
                </wp:inline>
              </w:drawing>
            </w:r>
          </w:p>
        </w:tc>
        <w:tc>
          <w:tcPr>
            <w:tcW w:w="4675" w:type="dxa"/>
          </w:tcPr>
          <w:p w14:paraId="5558F2FE" w14:textId="24DC1748" w:rsidR="0020167B" w:rsidRDefault="0020167B" w:rsidP="0020167B">
            <w:pPr>
              <w:spacing w:line="360" w:lineRule="auto"/>
              <w:jc w:val="center"/>
              <w:rPr>
                <w:rFonts w:cs="Arial"/>
                <w:lang w:val="en"/>
              </w:rPr>
            </w:pPr>
            <w:r w:rsidRPr="0081563B">
              <w:rPr>
                <w:rFonts w:cs="Arial"/>
                <w:noProof/>
              </w:rPr>
              <mc:AlternateContent>
                <mc:Choice Requires="wps">
                  <w:drawing>
                    <wp:anchor distT="0" distB="0" distL="114300" distR="114300" simplePos="0" relativeHeight="251692032" behindDoc="0" locked="0" layoutInCell="1" allowOverlap="1" wp14:anchorId="155EEAC5" wp14:editId="1EFD2137">
                      <wp:simplePos x="0" y="0"/>
                      <wp:positionH relativeFrom="column">
                        <wp:posOffset>648970</wp:posOffset>
                      </wp:positionH>
                      <wp:positionV relativeFrom="paragraph">
                        <wp:posOffset>29210</wp:posOffset>
                      </wp:positionV>
                      <wp:extent cx="1492250" cy="19812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492250" cy="198120"/>
                              </a:xfrm>
                              <a:prstGeom prst="rect">
                                <a:avLst/>
                              </a:prstGeom>
                              <a:solidFill>
                                <a:prstClr val="white"/>
                              </a:solidFill>
                              <a:ln>
                                <a:noFill/>
                              </a:ln>
                            </wps:spPr>
                            <wps:txbx>
                              <w:txbxContent>
                                <w:p w14:paraId="0E0DE696" w14:textId="5CCFFFFD" w:rsidR="00AB7A27" w:rsidRDefault="00AB7A27" w:rsidP="0020167B">
                                  <w:pPr>
                                    <w:jc w:val="center"/>
                                    <w:rPr>
                                      <w:noProof/>
                                    </w:rPr>
                                  </w:pPr>
                                  <w:r>
                                    <w:t xml:space="preserve">Table 11. </w:t>
                                  </w:r>
                                  <w:r w:rsidRPr="0020167B">
                                    <w:rPr>
                                      <w:i/>
                                    </w:rPr>
                                    <w:t>Odd</w:t>
                                  </w:r>
                                  <w:r>
                                    <w:t xml:space="preserve"> 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29" type="#_x0000_t202" style="position:absolute;left:0;text-align:left;margin-left:51.1pt;margin-top:2.3pt;width:117.5pt;height:15.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" stroked="f">
                      <v:textbox inset="0,0,0,0">
                        <w:txbxContent>
                          <w:p w14:paraId="0E0DE696" w14:textId="5CCFFFFD" w:rsidR="00AB7A27" w:rsidRDefault="00AB7A27" w:rsidP="0020167B">
                            <w:pPr>
                              <w:jc w:val="center"/>
                              <w:rPr>
                                <w:noProof/>
                              </w:rPr>
                            </w:pPr>
                            <w:r>
                              <w:t xml:space="preserve">Table 11. </w:t>
                            </w:r>
                            <w:r w:rsidRPr="0020167B">
                              <w:rPr>
                                <w:i/>
                              </w:rPr>
                              <w:t>Odd</w:t>
                            </w:r>
                            <w:r>
                              <w:t xml:space="preserve"> Ratio</w:t>
                            </w:r>
                          </w:p>
                        </w:txbxContent>
                      </v:textbox>
                      <w10:wrap type="square"/>
                    </v:shape>
                  </w:pict>
                </mc:Fallback>
              </mc:AlternateContent>
            </w:r>
            <w:r>
              <w:rPr>
                <w:rFonts w:ascii="Helvetica" w:hAnsi="Helvetica" w:cs="Helvetica"/>
                <w:noProof/>
                <w:sz w:val="24"/>
                <w:szCs w:val="24"/>
              </w:rPr>
              <w:drawing>
                <wp:inline distT="0" distB="0" distL="0" distR="0" wp14:anchorId="6483CB25" wp14:editId="5DC78EB4">
                  <wp:extent cx="2462543" cy="138118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2156" cy="1403406"/>
                          </a:xfrm>
                          <a:prstGeom prst="rect">
                            <a:avLst/>
                          </a:prstGeom>
                          <a:noFill/>
                          <a:ln>
                            <a:noFill/>
                          </a:ln>
                        </pic:spPr>
                      </pic:pic>
                    </a:graphicData>
                  </a:graphic>
                </wp:inline>
              </w:drawing>
            </w:r>
          </w:p>
        </w:tc>
      </w:tr>
    </w:tbl>
    <w:p w14:paraId="32295FCB" w14:textId="47BF5A65" w:rsidR="000B39ED" w:rsidRDefault="000B39ED" w:rsidP="00B053AC">
      <w:pPr>
        <w:spacing w:line="360" w:lineRule="auto"/>
        <w:rPr>
          <w:rFonts w:ascii="Arial" w:hAnsi="Arial" w:cs="Arial"/>
          <w:lang w:val="en"/>
        </w:rPr>
      </w:pPr>
    </w:p>
    <w:p w14:paraId="5332A54C" w14:textId="4598ADB5" w:rsidR="00C57B95" w:rsidRPr="00C57B95" w:rsidRDefault="0020167B" w:rsidP="0020167B">
      <w:pPr>
        <w:spacing w:line="360" w:lineRule="auto"/>
        <w:jc w:val="both"/>
        <w:rPr>
          <w:rFonts w:ascii="Arial" w:hAnsi="Arial" w:cs="Arial"/>
          <w:lang w:val="en"/>
        </w:rPr>
      </w:pPr>
      <w:r>
        <w:rPr>
          <w:rFonts w:ascii="Arial" w:hAnsi="Arial" w:cs="Arial"/>
          <w:lang w:val="en"/>
        </w:rPr>
        <w:lastRenderedPageBreak/>
        <w:t xml:space="preserve">From Table </w:t>
      </w:r>
      <w:r w:rsidR="00766037">
        <w:rPr>
          <w:rFonts w:ascii="Arial" w:hAnsi="Arial" w:cs="Arial"/>
          <w:lang w:val="en"/>
        </w:rPr>
        <w:t>10</w:t>
      </w:r>
      <w:r w:rsidR="00C57B95" w:rsidRPr="00C57B95">
        <w:rPr>
          <w:rFonts w:ascii="Arial" w:hAnsi="Arial" w:cs="Arial"/>
          <w:lang w:val="en"/>
        </w:rPr>
        <w:t xml:space="preserve">, it is evident that </w:t>
      </w:r>
      <w:ins w:id="5" w:author="Penelope" w:date="2016-12-06T16:22:00Z">
        <w:r w:rsidR="003E76CF">
          <w:rPr>
            <w:rFonts w:ascii="Arial" w:hAnsi="Arial" w:cs="Arial"/>
            <w:lang w:val="en"/>
          </w:rPr>
          <w:t xml:space="preserve">the odds for </w:t>
        </w:r>
      </w:ins>
      <w:r w:rsidR="00C57B95" w:rsidRPr="00C57B95">
        <w:rPr>
          <w:rFonts w:ascii="Arial" w:hAnsi="Arial" w:cs="Arial"/>
          <w:lang w:val="en"/>
        </w:rPr>
        <w:t>male</w:t>
      </w:r>
      <w:ins w:id="6" w:author="Penelope" w:date="2016-12-06T16:22:00Z">
        <w:r w:rsidR="003E76CF">
          <w:rPr>
            <w:rFonts w:ascii="Arial" w:hAnsi="Arial" w:cs="Arial"/>
            <w:lang w:val="en"/>
          </w:rPr>
          <w:t xml:space="preserve"> </w:t>
        </w:r>
        <w:r w:rsidR="003E76CF" w:rsidRPr="00C57B95">
          <w:rPr>
            <w:rFonts w:ascii="Arial" w:hAnsi="Arial" w:cs="Arial"/>
            <w:lang w:val="en"/>
          </w:rPr>
          <w:t>to find Wikipedia favorable</w:t>
        </w:r>
      </w:ins>
      <w:r w:rsidR="00C57B95" w:rsidRPr="00C57B95">
        <w:rPr>
          <w:rFonts w:ascii="Arial" w:hAnsi="Arial" w:cs="Arial"/>
          <w:lang w:val="en"/>
        </w:rPr>
        <w:t xml:space="preserve"> </w:t>
      </w:r>
      <w:ins w:id="7" w:author="Penelope" w:date="2016-12-06T16:22:00Z">
        <w:r w:rsidR="003E76CF">
          <w:rPr>
            <w:rFonts w:ascii="Arial" w:hAnsi="Arial" w:cs="Arial"/>
            <w:lang w:val="en"/>
          </w:rPr>
          <w:t>is</w:t>
        </w:r>
      </w:ins>
      <w:del w:id="8" w:author="Penelope" w:date="2016-12-06T16:22:00Z">
        <w:r w:rsidR="00C57B95" w:rsidRPr="00C57B95" w:rsidDel="003E76CF">
          <w:rPr>
            <w:rFonts w:ascii="Arial" w:hAnsi="Arial" w:cs="Arial"/>
            <w:lang w:val="en"/>
          </w:rPr>
          <w:delText>has</w:delText>
        </w:r>
      </w:del>
      <w:r w:rsidR="00C57B95" w:rsidRPr="00C57B95">
        <w:rPr>
          <w:rFonts w:ascii="Arial" w:hAnsi="Arial" w:cs="Arial"/>
          <w:lang w:val="en"/>
        </w:rPr>
        <w:t xml:space="preserve"> </w:t>
      </w:r>
      <w:r w:rsidR="00C57B95" w:rsidRPr="00DE13AA">
        <w:rPr>
          <w:rFonts w:ascii="Arial" w:hAnsi="Arial" w:cs="Arial"/>
          <w:lang w:val="en"/>
        </w:rPr>
        <w:t>1</w:t>
      </w:r>
      <w:ins w:id="9" w:author="Penelope" w:date="2016-12-06T16:21:00Z">
        <w:r w:rsidR="003E76CF">
          <w:rPr>
            <w:rFonts w:ascii="Arial" w:hAnsi="Arial" w:cs="Arial"/>
            <w:lang w:val="en"/>
          </w:rPr>
          <w:t>.</w:t>
        </w:r>
      </w:ins>
      <w:r w:rsidR="00C57B95" w:rsidRPr="00DE13AA">
        <w:rPr>
          <w:rFonts w:ascii="Arial" w:hAnsi="Arial" w:cs="Arial"/>
          <w:lang w:val="en"/>
        </w:rPr>
        <w:t>41</w:t>
      </w:r>
      <w:del w:id="10" w:author="Penelope" w:date="2016-12-06T16:22:00Z">
        <w:r w:rsidR="00C57B95" w:rsidRPr="00DE13AA" w:rsidDel="003E76CF">
          <w:rPr>
            <w:rFonts w:ascii="Arial" w:hAnsi="Arial" w:cs="Arial"/>
            <w:lang w:val="en"/>
          </w:rPr>
          <w:delText>.</w:delText>
        </w:r>
      </w:del>
      <w:r w:rsidR="00C57B95" w:rsidRPr="00DE13AA">
        <w:rPr>
          <w:rFonts w:ascii="Arial" w:hAnsi="Arial" w:cs="Arial"/>
          <w:lang w:val="en"/>
        </w:rPr>
        <w:t>8</w:t>
      </w:r>
      <w:del w:id="11" w:author="Penelope" w:date="2016-12-06T16:21:00Z">
        <w:r w:rsidR="00C57B95" w:rsidRPr="00C57B95" w:rsidDel="003E76CF">
          <w:rPr>
            <w:rFonts w:ascii="Arial" w:hAnsi="Arial" w:cs="Arial"/>
            <w:lang w:val="en"/>
          </w:rPr>
          <w:delText xml:space="preserve"> %</w:delText>
        </w:r>
      </w:del>
      <w:r w:rsidR="00C57B95" w:rsidRPr="00C57B95">
        <w:rPr>
          <w:rFonts w:ascii="Arial" w:hAnsi="Arial" w:cs="Arial"/>
          <w:lang w:val="en"/>
        </w:rPr>
        <w:t xml:space="preserve"> </w:t>
      </w:r>
      <w:del w:id="12" w:author="Penelope" w:date="2016-12-06T16:21:00Z">
        <w:r w:rsidR="00C57B95" w:rsidRPr="00C57B95" w:rsidDel="003E76CF">
          <w:rPr>
            <w:rFonts w:ascii="Arial" w:hAnsi="Arial" w:cs="Arial"/>
            <w:lang w:val="en"/>
          </w:rPr>
          <w:delText xml:space="preserve">higher </w:delText>
        </w:r>
      </w:del>
      <w:del w:id="13" w:author="Penelope" w:date="2016-12-06T16:22:00Z">
        <w:r w:rsidR="00C57B95" w:rsidRPr="00C57B95" w:rsidDel="003E76CF">
          <w:rPr>
            <w:rFonts w:ascii="Arial" w:hAnsi="Arial" w:cs="Arial"/>
            <w:lang w:val="en"/>
          </w:rPr>
          <w:delText>odd</w:delText>
        </w:r>
      </w:del>
      <w:del w:id="14" w:author="Penelope" w:date="2016-12-06T16:19:00Z">
        <w:r w:rsidR="00C57B95" w:rsidRPr="00C57B95" w:rsidDel="003E76CF">
          <w:rPr>
            <w:rFonts w:ascii="Arial" w:hAnsi="Arial" w:cs="Arial"/>
            <w:lang w:val="en"/>
          </w:rPr>
          <w:delText xml:space="preserve"> ratio</w:delText>
        </w:r>
      </w:del>
      <w:del w:id="15" w:author="Penelope" w:date="2016-12-06T16:22:00Z">
        <w:r w:rsidR="00C57B95" w:rsidRPr="00C57B95" w:rsidDel="003E76CF">
          <w:rPr>
            <w:rFonts w:ascii="Arial" w:hAnsi="Arial" w:cs="Arial"/>
            <w:lang w:val="en"/>
          </w:rPr>
          <w:delText xml:space="preserve"> to find Wikipedia favorable </w:delText>
        </w:r>
      </w:del>
      <w:ins w:id="16" w:author="Penelope" w:date="2016-12-06T16:21:00Z">
        <w:r w:rsidR="003E76CF">
          <w:rPr>
            <w:rFonts w:ascii="Arial" w:hAnsi="Arial" w:cs="Arial"/>
            <w:lang w:val="en"/>
          </w:rPr>
          <w:t>as high as</w:t>
        </w:r>
      </w:ins>
      <w:del w:id="17" w:author="Penelope" w:date="2016-12-06T16:21:00Z">
        <w:r w:rsidR="00C57B95" w:rsidRPr="00C57B95" w:rsidDel="003E76CF">
          <w:rPr>
            <w:rFonts w:ascii="Arial" w:hAnsi="Arial" w:cs="Arial"/>
            <w:lang w:val="en"/>
          </w:rPr>
          <w:delText>than</w:delText>
        </w:r>
      </w:del>
      <w:r w:rsidR="00C57B95" w:rsidRPr="00C57B95">
        <w:rPr>
          <w:rFonts w:ascii="Arial" w:hAnsi="Arial" w:cs="Arial"/>
          <w:lang w:val="en"/>
        </w:rPr>
        <w:t xml:space="preserve"> female</w:t>
      </w:r>
      <w:ins w:id="18" w:author="Penelope" w:date="2016-12-06T16:22:00Z">
        <w:r w:rsidR="003E76CF">
          <w:rPr>
            <w:rFonts w:ascii="Arial" w:hAnsi="Arial" w:cs="Arial"/>
            <w:lang w:val="en"/>
          </w:rPr>
          <w:t>.</w:t>
        </w:r>
      </w:ins>
      <w:r w:rsidR="00C57B95" w:rsidRPr="00C57B95">
        <w:rPr>
          <w:rFonts w:ascii="Arial" w:hAnsi="Arial" w:cs="Arial"/>
          <w:lang w:val="en"/>
        </w:rPr>
        <w:t xml:space="preserve"> </w:t>
      </w:r>
      <w:del w:id="19" w:author="Penelope" w:date="2016-12-06T16:22:00Z">
        <w:r w:rsidR="00C57B95" w:rsidRPr="00C57B95" w:rsidDel="003E76CF">
          <w:rPr>
            <w:rFonts w:ascii="Arial" w:hAnsi="Arial" w:cs="Arial"/>
            <w:lang w:val="en"/>
          </w:rPr>
          <w:delText xml:space="preserve">and </w:delText>
        </w:r>
      </w:del>
      <w:ins w:id="20" w:author="Penelope" w:date="2016-12-06T16:22:00Z">
        <w:r w:rsidR="003E76CF">
          <w:rPr>
            <w:rFonts w:ascii="Arial" w:hAnsi="Arial" w:cs="Arial"/>
            <w:lang w:val="en"/>
          </w:rPr>
          <w:t>The</w:t>
        </w:r>
      </w:ins>
      <w:ins w:id="21" w:author="Penelope" w:date="2016-12-06T16:23:00Z">
        <w:r w:rsidR="003E76CF">
          <w:rPr>
            <w:rFonts w:ascii="Arial" w:hAnsi="Arial" w:cs="Arial"/>
            <w:lang w:val="en"/>
          </w:rPr>
          <w:t xml:space="preserve"> odds for </w:t>
        </w:r>
      </w:ins>
      <w:r w:rsidR="00C57B95" w:rsidRPr="00C57B95">
        <w:rPr>
          <w:rFonts w:ascii="Arial" w:hAnsi="Arial" w:cs="Arial"/>
          <w:lang w:val="en"/>
        </w:rPr>
        <w:t xml:space="preserve">non-registered users on the Wikipedia website </w:t>
      </w:r>
      <w:ins w:id="22" w:author="Penelope" w:date="2016-12-06T16:23:00Z">
        <w:r w:rsidR="003E76CF">
          <w:rPr>
            <w:rFonts w:ascii="Arial" w:hAnsi="Arial" w:cs="Arial"/>
            <w:lang w:val="en"/>
          </w:rPr>
          <w:t xml:space="preserve">is </w:t>
        </w:r>
      </w:ins>
      <w:del w:id="23" w:author="Penelope" w:date="2016-12-06T16:23:00Z">
        <w:r w:rsidR="00C57B95" w:rsidRPr="00C57B95" w:rsidDel="003E76CF">
          <w:rPr>
            <w:rFonts w:ascii="Arial" w:hAnsi="Arial" w:cs="Arial"/>
            <w:lang w:val="en"/>
          </w:rPr>
          <w:delText xml:space="preserve">find it </w:delText>
        </w:r>
      </w:del>
      <w:r w:rsidR="00C57B95" w:rsidRPr="00C57B95">
        <w:rPr>
          <w:rFonts w:ascii="Arial" w:hAnsi="Arial" w:cs="Arial"/>
          <w:lang w:val="en"/>
        </w:rPr>
        <w:t xml:space="preserve">42.6% </w:t>
      </w:r>
      <w:del w:id="24" w:author="Penelope" w:date="2016-12-06T16:24:00Z">
        <w:r w:rsidR="00C57B95" w:rsidRPr="00C57B95" w:rsidDel="003E76CF">
          <w:rPr>
            <w:rFonts w:ascii="Arial" w:hAnsi="Arial" w:cs="Arial"/>
            <w:lang w:val="en"/>
          </w:rPr>
          <w:delText xml:space="preserve">less favorable </w:delText>
        </w:r>
      </w:del>
      <w:r w:rsidR="00C57B95" w:rsidRPr="00C57B95">
        <w:rPr>
          <w:rFonts w:ascii="Arial" w:hAnsi="Arial" w:cs="Arial"/>
          <w:lang w:val="en"/>
        </w:rPr>
        <w:t xml:space="preserve">as compared to registered users. Also, those who are in science domain (domain-2) gave a more favorable rating to </w:t>
      </w:r>
      <w:r w:rsidR="00EF74B1" w:rsidRPr="00C57B95">
        <w:rPr>
          <w:rFonts w:ascii="Arial" w:hAnsi="Arial" w:cs="Arial"/>
          <w:lang w:val="en"/>
        </w:rPr>
        <w:t>Wikipedia (</w:t>
      </w:r>
      <w:r w:rsidR="00C57B95" w:rsidRPr="00C57B95">
        <w:rPr>
          <w:rFonts w:ascii="Arial" w:hAnsi="Arial" w:cs="Arial"/>
          <w:lang w:val="en"/>
        </w:rPr>
        <w:t>198.3% higher), and Engineering students (domain-4</w:t>
      </w:r>
      <w:r w:rsidR="00EF74B1" w:rsidRPr="00C57B95">
        <w:rPr>
          <w:rFonts w:ascii="Arial" w:hAnsi="Arial" w:cs="Arial"/>
          <w:lang w:val="en"/>
        </w:rPr>
        <w:t>) gave</w:t>
      </w:r>
      <w:r w:rsidR="00C57B95" w:rsidRPr="00C57B95">
        <w:rPr>
          <w:rFonts w:ascii="Arial" w:hAnsi="Arial" w:cs="Arial"/>
          <w:lang w:val="en"/>
        </w:rPr>
        <w:t xml:space="preserve"> a more favorable </w:t>
      </w:r>
      <w:r w:rsidR="00EF74B1" w:rsidRPr="00C57B95">
        <w:rPr>
          <w:rFonts w:ascii="Arial" w:hAnsi="Arial" w:cs="Arial"/>
          <w:lang w:val="en"/>
        </w:rPr>
        <w:t>rating (</w:t>
      </w:r>
      <w:r w:rsidR="00C57B95" w:rsidRPr="00C57B95">
        <w:rPr>
          <w:rFonts w:ascii="Arial" w:hAnsi="Arial" w:cs="Arial"/>
          <w:lang w:val="en"/>
        </w:rPr>
        <w:t>126.3% higher). However, Arts &amp; Humanities (domain-1), Health Sciences (domain-3</w:t>
      </w:r>
      <w:r w:rsidR="00EF74B1" w:rsidRPr="00C57B95">
        <w:rPr>
          <w:rFonts w:ascii="Arial" w:hAnsi="Arial" w:cs="Arial"/>
          <w:lang w:val="en"/>
        </w:rPr>
        <w:t>) and</w:t>
      </w:r>
      <w:r w:rsidR="00C57B95" w:rsidRPr="00C57B95">
        <w:rPr>
          <w:rFonts w:ascii="Arial" w:hAnsi="Arial" w:cs="Arial"/>
          <w:lang w:val="en"/>
        </w:rPr>
        <w:t xml:space="preserve"> Law &amp; Politics (domain-5) students gave 73.7%, 98.7% and 53.7%</w:t>
      </w:r>
      <w:r w:rsidR="00C57B95">
        <w:rPr>
          <w:rFonts w:ascii="Arial" w:hAnsi="Arial" w:cs="Arial"/>
          <w:lang w:val="en"/>
        </w:rPr>
        <w:t xml:space="preserve"> lower odd ratio to Wikipedia. </w:t>
      </w:r>
    </w:p>
    <w:p w14:paraId="7FE5C497" w14:textId="5140414F" w:rsidR="00DE329A" w:rsidRPr="0081563B" w:rsidRDefault="00DE329A" w:rsidP="00B053AC">
      <w:pPr>
        <w:spacing w:line="360" w:lineRule="auto"/>
        <w:rPr>
          <w:rFonts w:ascii="Arial" w:hAnsi="Arial" w:cs="Arial"/>
          <w:lang w:val="en"/>
        </w:rPr>
      </w:pPr>
      <w:r w:rsidRPr="0081563B">
        <w:rPr>
          <w:rFonts w:ascii="Arial" w:hAnsi="Arial" w:cs="Arial"/>
          <w:lang w:val="en"/>
        </w:rPr>
        <w:t xml:space="preserve">From these analyses, we come to our final model shown below for the logistic regression of predictors for </w:t>
      </w:r>
      <w:r w:rsidR="006D1074">
        <w:rPr>
          <w:rFonts w:ascii="Arial" w:hAnsi="Arial" w:cs="Arial"/>
          <w:lang w:val="en"/>
        </w:rPr>
        <w:t>Wikipedia Perception</w:t>
      </w:r>
      <w:r w:rsidRPr="0081563B">
        <w:rPr>
          <w:rFonts w:ascii="Arial" w:hAnsi="Arial" w:cs="Arial"/>
          <w:lang w:val="en"/>
        </w:rPr>
        <w:t>:</w:t>
      </w:r>
    </w:p>
    <w:p w14:paraId="094484DB" w14:textId="0D5B4A81" w:rsidR="00DE329A" w:rsidRPr="0081563B" w:rsidRDefault="00DE329A" w:rsidP="00B053AC">
      <w:pPr>
        <w:spacing w:line="360" w:lineRule="auto"/>
        <w:rPr>
          <w:rFonts w:ascii="Arial" w:hAnsi="Arial" w:cs="Arial"/>
          <w:lang w:val="en"/>
        </w:rPr>
      </w:pPr>
      <w:r w:rsidRPr="0081563B">
        <w:rPr>
          <w:rFonts w:ascii="Arial" w:hAnsi="Arial" w:cs="Arial"/>
          <w:lang w:val="en"/>
        </w:rPr>
        <w:t xml:space="preserve"> </w:t>
      </w:r>
      <m:oMath>
        <m:r>
          <m:rPr>
            <m:sty m:val="p"/>
          </m:rPr>
          <w:rPr>
            <w:rFonts w:ascii="Cambria Math" w:hAnsi="Cambria Math" w:cs="Arial"/>
          </w:rPr>
          <m:t>ln⁡(P(PU1_IND)/(1-P(PU1_IND) )</m:t>
        </m:r>
        <m:r>
          <w:rPr>
            <w:rFonts w:ascii="Cambria Math" w:hAnsi="Cambria Math" w:cs="Arial"/>
            <w:lang w:val="en"/>
          </w:rPr>
          <m:t>= -0.0321+ .03495</m:t>
        </m:r>
        <m:sSub>
          <m:sSubPr>
            <m:ctrlPr>
              <w:rPr>
                <w:rFonts w:ascii="Cambria Math" w:hAnsi="Cambria Math" w:cs="Arial"/>
                <w:i/>
                <w:lang w:val="en"/>
              </w:rPr>
            </m:ctrlPr>
          </m:sSubPr>
          <m:e>
            <m:r>
              <w:rPr>
                <w:rFonts w:ascii="Cambria Math" w:hAnsi="Cambria Math" w:cs="Arial"/>
                <w:lang w:val="en"/>
              </w:rPr>
              <m:t>x</m:t>
            </m:r>
          </m:e>
          <m:sub>
            <m:r>
              <w:rPr>
                <w:rFonts w:ascii="Cambria Math" w:hAnsi="Cambria Math" w:cs="Arial"/>
                <w:lang w:val="en"/>
              </w:rPr>
              <m:t>1</m:t>
            </m:r>
          </m:sub>
        </m:sSub>
        <m:r>
          <w:rPr>
            <w:rFonts w:ascii="Cambria Math" w:hAnsi="Cambria Math" w:cs="Arial"/>
            <w:lang w:val="en"/>
          </w:rPr>
          <m:t>-.8530</m:t>
        </m:r>
        <m:sSub>
          <m:sSubPr>
            <m:ctrlPr>
              <w:rPr>
                <w:rFonts w:ascii="Cambria Math" w:hAnsi="Cambria Math" w:cs="Arial"/>
                <w:i/>
                <w:lang w:val="en"/>
              </w:rPr>
            </m:ctrlPr>
          </m:sSubPr>
          <m:e>
            <m:r>
              <w:rPr>
                <w:rFonts w:ascii="Cambria Math" w:hAnsi="Cambria Math" w:cs="Arial"/>
                <w:lang w:val="en"/>
              </w:rPr>
              <m:t>x</m:t>
            </m:r>
          </m:e>
          <m:sub>
            <m:r>
              <w:rPr>
                <w:rFonts w:ascii="Cambria Math" w:hAnsi="Cambria Math" w:cs="Arial"/>
                <w:lang w:val="en"/>
              </w:rPr>
              <m:t>2</m:t>
            </m:r>
          </m:sub>
        </m:sSub>
        <m:r>
          <w:rPr>
            <w:rFonts w:ascii="Cambria Math" w:hAnsi="Cambria Math" w:cs="Arial"/>
            <w:lang w:val="en"/>
          </w:rPr>
          <m:t>- .3052</m:t>
        </m:r>
        <m:sSub>
          <m:sSubPr>
            <m:ctrlPr>
              <w:rPr>
                <w:rFonts w:ascii="Cambria Math" w:hAnsi="Cambria Math" w:cs="Arial"/>
                <w:i/>
                <w:lang w:val="en"/>
              </w:rPr>
            </m:ctrlPr>
          </m:sSubPr>
          <m:e>
            <m:r>
              <w:rPr>
                <w:rFonts w:ascii="Cambria Math" w:hAnsi="Cambria Math" w:cs="Arial"/>
                <w:lang w:val="en"/>
              </w:rPr>
              <m:t>x</m:t>
            </m:r>
          </m:e>
          <m:sub>
            <m:r>
              <w:rPr>
                <w:rFonts w:ascii="Cambria Math" w:hAnsi="Cambria Math" w:cs="Arial"/>
                <w:lang w:val="en"/>
              </w:rPr>
              <m:t>3</m:t>
            </m:r>
          </m:sub>
        </m:sSub>
        <m:r>
          <w:rPr>
            <w:rFonts w:ascii="Cambria Math" w:hAnsi="Cambria Math" w:cs="Arial"/>
            <w:lang w:val="en"/>
          </w:rPr>
          <m:t>+.6846</m:t>
        </m:r>
        <m:sSub>
          <m:sSubPr>
            <m:ctrlPr>
              <w:rPr>
                <w:rFonts w:ascii="Cambria Math" w:hAnsi="Cambria Math" w:cs="Arial"/>
                <w:i/>
                <w:lang w:val="en"/>
              </w:rPr>
            </m:ctrlPr>
          </m:sSubPr>
          <m:e>
            <m:r>
              <w:rPr>
                <w:rFonts w:ascii="Cambria Math" w:hAnsi="Cambria Math" w:cs="Arial"/>
                <w:lang w:val="en"/>
              </w:rPr>
              <m:t>x</m:t>
            </m:r>
          </m:e>
          <m:sub>
            <m:r>
              <w:rPr>
                <w:rFonts w:ascii="Cambria Math" w:hAnsi="Cambria Math" w:cs="Arial"/>
                <w:lang w:val="en"/>
              </w:rPr>
              <m:t>4</m:t>
            </m:r>
          </m:sub>
        </m:sSub>
        <m:r>
          <w:rPr>
            <w:rFonts w:ascii="Cambria Math" w:hAnsi="Cambria Math" w:cs="Arial"/>
            <w:lang w:val="en"/>
          </w:rPr>
          <m:t>- .0.0127</m:t>
        </m:r>
        <m:sSub>
          <m:sSubPr>
            <m:ctrlPr>
              <w:rPr>
                <w:rFonts w:ascii="Cambria Math" w:hAnsi="Cambria Math" w:cs="Arial"/>
                <w:i/>
                <w:lang w:val="en"/>
              </w:rPr>
            </m:ctrlPr>
          </m:sSubPr>
          <m:e>
            <m:r>
              <w:rPr>
                <w:rFonts w:ascii="Cambria Math" w:hAnsi="Cambria Math" w:cs="Arial"/>
                <w:lang w:val="en"/>
              </w:rPr>
              <m:t>x</m:t>
            </m:r>
          </m:e>
          <m:sub>
            <m:r>
              <w:rPr>
                <w:rFonts w:ascii="Cambria Math" w:hAnsi="Cambria Math" w:cs="Arial"/>
                <w:lang w:val="en"/>
              </w:rPr>
              <m:t>5</m:t>
            </m:r>
          </m:sub>
        </m:sSub>
        <m:r>
          <w:rPr>
            <w:rFonts w:ascii="Cambria Math" w:hAnsi="Cambria Math" w:cs="Arial"/>
            <w:lang w:val="en"/>
          </w:rPr>
          <m:t>+.2325</m:t>
        </m:r>
        <m:sSub>
          <m:sSubPr>
            <m:ctrlPr>
              <w:rPr>
                <w:rFonts w:ascii="Cambria Math" w:hAnsi="Cambria Math" w:cs="Arial"/>
                <w:i/>
                <w:lang w:val="en"/>
              </w:rPr>
            </m:ctrlPr>
          </m:sSubPr>
          <m:e>
            <m:r>
              <w:rPr>
                <w:rFonts w:ascii="Cambria Math" w:hAnsi="Cambria Math" w:cs="Arial"/>
                <w:lang w:val="en"/>
              </w:rPr>
              <m:t>x</m:t>
            </m:r>
          </m:e>
          <m:sub>
            <m:r>
              <w:rPr>
                <w:rFonts w:ascii="Cambria Math" w:hAnsi="Cambria Math" w:cs="Arial"/>
                <w:lang w:val="en"/>
              </w:rPr>
              <m:t>6</m:t>
            </m:r>
          </m:sub>
        </m:sSub>
        <m:r>
          <w:rPr>
            <w:rFonts w:ascii="Cambria Math" w:hAnsi="Cambria Math" w:cs="Arial"/>
            <w:lang w:val="en"/>
          </w:rPr>
          <m:t>- .6219</m:t>
        </m:r>
        <m:sSub>
          <m:sSubPr>
            <m:ctrlPr>
              <w:rPr>
                <w:rFonts w:ascii="Cambria Math" w:hAnsi="Cambria Math" w:cs="Arial"/>
                <w:i/>
                <w:lang w:val="en"/>
              </w:rPr>
            </m:ctrlPr>
          </m:sSubPr>
          <m:e>
            <m:r>
              <w:rPr>
                <w:rFonts w:ascii="Cambria Math" w:hAnsi="Cambria Math" w:cs="Arial"/>
                <w:lang w:val="en"/>
              </w:rPr>
              <m:t>x</m:t>
            </m:r>
          </m:e>
          <m:sub>
            <m:r>
              <w:rPr>
                <w:rFonts w:ascii="Cambria Math" w:hAnsi="Cambria Math" w:cs="Arial"/>
                <w:lang w:val="en"/>
              </w:rPr>
              <m:t>7</m:t>
            </m:r>
          </m:sub>
        </m:sSub>
      </m:oMath>
    </w:p>
    <w:p w14:paraId="19E609D7" w14:textId="4B3CD503" w:rsidR="00E20EB0" w:rsidRPr="00907FB0" w:rsidRDefault="00625180" w:rsidP="00B053AC">
      <w:pPr>
        <w:spacing w:line="360" w:lineRule="auto"/>
        <w:rPr>
          <w:rFonts w:ascii="Arial" w:hAnsi="Arial" w:cs="Arial"/>
          <w:lang w:val="en"/>
        </w:rPr>
      </w:pPr>
      <w:r>
        <w:rPr>
          <w:rFonts w:ascii="Arial" w:hAnsi="Arial" w:cs="Arial"/>
          <w:lang w:val="en"/>
        </w:rPr>
        <w:t>Where x</w:t>
      </w:r>
      <w:r>
        <w:rPr>
          <w:rFonts w:ascii="Arial" w:hAnsi="Arial" w:cs="Arial"/>
          <w:vertAlign w:val="subscript"/>
          <w:lang w:val="en"/>
        </w:rPr>
        <w:t>1</w:t>
      </w:r>
      <w:r w:rsidR="00140BB4" w:rsidRPr="0081563B">
        <w:rPr>
          <w:rFonts w:ascii="Arial" w:hAnsi="Arial" w:cs="Arial"/>
          <w:lang w:val="en"/>
        </w:rPr>
        <w:t xml:space="preserve"> = </w:t>
      </w:r>
      <w:r w:rsidR="00B34807">
        <w:rPr>
          <w:rFonts w:ascii="Arial" w:hAnsi="Arial" w:cs="Arial"/>
          <w:lang w:val="en"/>
        </w:rPr>
        <w:t>gender</w:t>
      </w:r>
      <w:r w:rsidR="00140BB4" w:rsidRPr="0081563B">
        <w:rPr>
          <w:rFonts w:ascii="Arial" w:hAnsi="Arial" w:cs="Arial"/>
          <w:lang w:val="en"/>
        </w:rPr>
        <w:t>, x</w:t>
      </w:r>
      <w:r w:rsidR="00140BB4" w:rsidRPr="0081563B">
        <w:rPr>
          <w:rFonts w:ascii="Arial" w:hAnsi="Arial" w:cs="Arial"/>
          <w:vertAlign w:val="subscript"/>
          <w:lang w:val="en"/>
        </w:rPr>
        <w:t>2</w:t>
      </w:r>
      <w:r w:rsidR="00140BB4" w:rsidRPr="0081563B">
        <w:rPr>
          <w:rFonts w:ascii="Arial" w:hAnsi="Arial" w:cs="Arial"/>
          <w:lang w:val="en"/>
        </w:rPr>
        <w:t xml:space="preserve"> is </w:t>
      </w:r>
      <w:r w:rsidR="00B34807">
        <w:rPr>
          <w:rFonts w:ascii="Arial" w:hAnsi="Arial" w:cs="Arial"/>
          <w:lang w:val="en"/>
        </w:rPr>
        <w:t>UserWiki</w:t>
      </w:r>
      <w:r w:rsidR="00140BB4" w:rsidRPr="0081563B">
        <w:rPr>
          <w:rFonts w:ascii="Arial" w:hAnsi="Arial" w:cs="Arial"/>
          <w:lang w:val="en"/>
        </w:rPr>
        <w:t>, x</w:t>
      </w:r>
      <w:r w:rsidR="00140BB4" w:rsidRPr="0081563B">
        <w:rPr>
          <w:rFonts w:ascii="Arial" w:hAnsi="Arial" w:cs="Arial"/>
          <w:vertAlign w:val="subscript"/>
          <w:lang w:val="en"/>
        </w:rPr>
        <w:t>3</w:t>
      </w:r>
      <w:r w:rsidR="00140BB4" w:rsidRPr="0081563B">
        <w:rPr>
          <w:rFonts w:ascii="Arial" w:hAnsi="Arial" w:cs="Arial"/>
          <w:lang w:val="en"/>
        </w:rPr>
        <w:t xml:space="preserve"> is </w:t>
      </w:r>
      <w:r w:rsidR="00B34807">
        <w:rPr>
          <w:rFonts w:ascii="Arial" w:hAnsi="Arial" w:cs="Arial"/>
          <w:lang w:val="en"/>
        </w:rPr>
        <w:t>domain(1)</w:t>
      </w:r>
      <w:r w:rsidR="00140BB4" w:rsidRPr="0081563B">
        <w:rPr>
          <w:rFonts w:ascii="Arial" w:hAnsi="Arial" w:cs="Arial"/>
          <w:lang w:val="en"/>
        </w:rPr>
        <w:t>, x</w:t>
      </w:r>
      <w:r w:rsidR="00140BB4" w:rsidRPr="0081563B">
        <w:rPr>
          <w:rFonts w:ascii="Arial" w:hAnsi="Arial" w:cs="Arial"/>
          <w:vertAlign w:val="subscript"/>
          <w:lang w:val="en"/>
        </w:rPr>
        <w:t>4</w:t>
      </w:r>
      <w:r w:rsidR="00140BB4" w:rsidRPr="0081563B">
        <w:rPr>
          <w:rFonts w:ascii="Arial" w:hAnsi="Arial" w:cs="Arial"/>
          <w:lang w:val="en"/>
        </w:rPr>
        <w:t xml:space="preserve"> is </w:t>
      </w:r>
      <w:r w:rsidR="00B34807">
        <w:rPr>
          <w:rFonts w:ascii="Arial" w:hAnsi="Arial" w:cs="Arial"/>
          <w:lang w:val="en"/>
        </w:rPr>
        <w:t>domain(2)</w:t>
      </w:r>
      <w:r w:rsidR="00B34807" w:rsidRPr="0081563B">
        <w:rPr>
          <w:rFonts w:ascii="Arial" w:hAnsi="Arial" w:cs="Arial"/>
          <w:lang w:val="en"/>
        </w:rPr>
        <w:t>,</w:t>
      </w:r>
      <w:r w:rsidR="00140BB4" w:rsidRPr="0081563B">
        <w:rPr>
          <w:rFonts w:ascii="Arial" w:hAnsi="Arial" w:cs="Arial"/>
          <w:lang w:val="en"/>
        </w:rPr>
        <w:t>x</w:t>
      </w:r>
      <w:r w:rsidR="00140BB4" w:rsidRPr="0081563B">
        <w:rPr>
          <w:rFonts w:ascii="Arial" w:hAnsi="Arial" w:cs="Arial"/>
          <w:vertAlign w:val="subscript"/>
          <w:lang w:val="en"/>
        </w:rPr>
        <w:t>5</w:t>
      </w:r>
      <w:r w:rsidR="00140BB4" w:rsidRPr="0081563B">
        <w:rPr>
          <w:rFonts w:ascii="Arial" w:hAnsi="Arial" w:cs="Arial"/>
          <w:lang w:val="en"/>
        </w:rPr>
        <w:t xml:space="preserve"> is </w:t>
      </w:r>
      <w:r w:rsidR="00B34807">
        <w:rPr>
          <w:rFonts w:ascii="Arial" w:hAnsi="Arial" w:cs="Arial"/>
          <w:lang w:val="en"/>
        </w:rPr>
        <w:t>domain(3)</w:t>
      </w:r>
      <w:r w:rsidR="00B34807" w:rsidRPr="0081563B">
        <w:rPr>
          <w:rFonts w:ascii="Arial" w:hAnsi="Arial" w:cs="Arial"/>
          <w:lang w:val="en"/>
        </w:rPr>
        <w:t>,</w:t>
      </w:r>
      <w:r w:rsidR="00140BB4" w:rsidRPr="0081563B">
        <w:rPr>
          <w:rFonts w:ascii="Arial" w:hAnsi="Arial" w:cs="Arial"/>
          <w:lang w:val="en"/>
        </w:rPr>
        <w:t xml:space="preserve"> x</w:t>
      </w:r>
      <w:r w:rsidR="00140BB4" w:rsidRPr="0081563B">
        <w:rPr>
          <w:rFonts w:ascii="Arial" w:hAnsi="Arial" w:cs="Arial"/>
          <w:vertAlign w:val="subscript"/>
          <w:lang w:val="en"/>
        </w:rPr>
        <w:t xml:space="preserve">6 </w:t>
      </w:r>
      <w:r w:rsidR="00140BB4" w:rsidRPr="0081563B">
        <w:rPr>
          <w:rFonts w:ascii="Arial" w:hAnsi="Arial" w:cs="Arial"/>
          <w:lang w:val="en"/>
        </w:rPr>
        <w:t xml:space="preserve">is </w:t>
      </w:r>
      <w:r w:rsidR="00B34807">
        <w:rPr>
          <w:rFonts w:ascii="Arial" w:hAnsi="Arial" w:cs="Arial"/>
          <w:lang w:val="en"/>
        </w:rPr>
        <w:t>domain(4)</w:t>
      </w:r>
      <w:r w:rsidR="00B34807" w:rsidRPr="0081563B">
        <w:rPr>
          <w:rFonts w:ascii="Arial" w:hAnsi="Arial" w:cs="Arial"/>
          <w:lang w:val="en"/>
        </w:rPr>
        <w:t>,</w:t>
      </w:r>
      <w:r w:rsidR="00140BB4" w:rsidRPr="0081563B">
        <w:rPr>
          <w:rFonts w:ascii="Arial" w:hAnsi="Arial" w:cs="Arial"/>
          <w:lang w:val="en"/>
        </w:rPr>
        <w:t xml:space="preserve"> x</w:t>
      </w:r>
      <w:r w:rsidR="00140BB4" w:rsidRPr="0081563B">
        <w:rPr>
          <w:rFonts w:ascii="Arial" w:hAnsi="Arial" w:cs="Arial"/>
          <w:vertAlign w:val="subscript"/>
          <w:lang w:val="en"/>
        </w:rPr>
        <w:t>7</w:t>
      </w:r>
      <w:r w:rsidR="00140BB4" w:rsidRPr="0081563B">
        <w:rPr>
          <w:rFonts w:ascii="Arial" w:hAnsi="Arial" w:cs="Arial"/>
          <w:lang w:val="en"/>
        </w:rPr>
        <w:t xml:space="preserve"> is </w:t>
      </w:r>
      <w:r w:rsidR="00B34807">
        <w:rPr>
          <w:rFonts w:ascii="Arial" w:hAnsi="Arial" w:cs="Arial"/>
          <w:lang w:val="en"/>
        </w:rPr>
        <w:t>domain(5).</w:t>
      </w:r>
    </w:p>
    <w:p w14:paraId="794358AA" w14:textId="77E4B684" w:rsidR="0054201E" w:rsidRPr="0054201E" w:rsidRDefault="009A1096" w:rsidP="0054201E">
      <w:pPr>
        <w:spacing w:line="360" w:lineRule="auto"/>
        <w:jc w:val="both"/>
        <w:rPr>
          <w:rFonts w:ascii="Arial" w:hAnsi="Arial" w:cs="Arial"/>
          <w:b/>
          <w:lang w:val="en"/>
        </w:rPr>
      </w:pPr>
      <w:r w:rsidRPr="0081563B">
        <w:rPr>
          <w:rFonts w:ascii="Arial" w:hAnsi="Arial" w:cs="Arial"/>
          <w:b/>
          <w:lang w:val="en"/>
        </w:rPr>
        <w:t>Conclusion</w:t>
      </w:r>
      <w:r w:rsidR="0054201E">
        <w:rPr>
          <w:rFonts w:ascii="Arial" w:hAnsi="Arial" w:cs="Arial"/>
          <w:b/>
          <w:lang w:val="en"/>
        </w:rPr>
        <w:t xml:space="preserve">  </w:t>
      </w:r>
    </w:p>
    <w:p w14:paraId="1997CEEC" w14:textId="4F03D644" w:rsidR="0054201E" w:rsidRPr="0054201E" w:rsidRDefault="0054201E" w:rsidP="0020167B">
      <w:pPr>
        <w:spacing w:line="360" w:lineRule="auto"/>
        <w:jc w:val="both"/>
        <w:rPr>
          <w:rFonts w:ascii="Arial" w:hAnsi="Arial" w:cs="Arial"/>
          <w:lang w:val="en"/>
        </w:rPr>
      </w:pPr>
      <w:r w:rsidRPr="0054201E">
        <w:rPr>
          <w:rFonts w:ascii="Arial" w:hAnsi="Arial" w:cs="Arial"/>
          <w:lang w:val="en"/>
        </w:rPr>
        <w:t xml:space="preserve">With the changing landscape of technology new forms of content delivery is becoming mainstream in academia. While some of the content is mere digital copies of its physical form there is also content that is produced through collaboration by groups of knowledgeable experts and scholars. Wikipedia falls under the latter category and as such is subject to scrutiny as to the quality </w:t>
      </w:r>
      <w:r>
        <w:rPr>
          <w:rFonts w:ascii="Arial" w:hAnsi="Arial" w:cs="Arial"/>
          <w:lang w:val="en"/>
        </w:rPr>
        <w:t xml:space="preserve">and reliability of its content. </w:t>
      </w:r>
      <w:r w:rsidRPr="0054201E">
        <w:rPr>
          <w:rFonts w:ascii="Arial" w:hAnsi="Arial" w:cs="Arial"/>
          <w:lang w:val="en"/>
        </w:rPr>
        <w:t xml:space="preserve">In this study we examined several variables that could help explain the favorability, or lack thereof, that faculty members from Open University of Catalonia and Pompeu Fabra University might show towards Wikipedia. </w:t>
      </w:r>
    </w:p>
    <w:p w14:paraId="54C2BBB8" w14:textId="6B61DB2A" w:rsidR="0054201E" w:rsidRPr="0054201E" w:rsidRDefault="0054201E" w:rsidP="0020167B">
      <w:pPr>
        <w:spacing w:line="360" w:lineRule="auto"/>
        <w:jc w:val="both"/>
        <w:rPr>
          <w:rFonts w:ascii="Arial" w:hAnsi="Arial" w:cs="Arial"/>
          <w:lang w:val="en"/>
        </w:rPr>
      </w:pPr>
      <w:r w:rsidRPr="0054201E">
        <w:rPr>
          <w:rFonts w:ascii="Arial" w:hAnsi="Arial" w:cs="Arial"/>
          <w:lang w:val="en"/>
        </w:rPr>
        <w:t xml:space="preserve">Based on the model from this study it was determined that the age of the faculty member, university affiliation, years of teaching experience and having a Doctorate had little effect in influencing favorability towards using Wikipedia. It was also apparent that the gender of the faculty member played a significant role in determining favorability where male faculty were 142% more likely than their </w:t>
      </w:r>
      <w:r w:rsidR="007B137A">
        <w:rPr>
          <w:rFonts w:ascii="Arial" w:hAnsi="Arial" w:cs="Arial"/>
          <w:lang w:val="en"/>
        </w:rPr>
        <w:t xml:space="preserve">female </w:t>
      </w:r>
      <w:r w:rsidRPr="0054201E">
        <w:rPr>
          <w:rFonts w:ascii="Arial" w:hAnsi="Arial" w:cs="Arial"/>
          <w:lang w:val="en"/>
        </w:rPr>
        <w:t>counterparts in embracing Wikipedia. Being registered as a user of Wikipedia also played a role where non-registered users were 42% likely to be unfavorable towards Wikipedia. Furthermore faculty in STEM fields had a much higher favorability towards Wikipedia where educators from the Sciences were 198% more likely to accept Wikipedia. Faculty from Law and Politics had the lowest level of comfort having 54% lower odds than the rest.</w:t>
      </w:r>
    </w:p>
    <w:p w14:paraId="5DB25BE5" w14:textId="013623D9" w:rsidR="0054201E" w:rsidRPr="0054201E" w:rsidRDefault="0054201E" w:rsidP="0020167B">
      <w:pPr>
        <w:spacing w:line="360" w:lineRule="auto"/>
        <w:jc w:val="both"/>
        <w:rPr>
          <w:rFonts w:ascii="Arial" w:hAnsi="Arial" w:cs="Arial"/>
          <w:lang w:val="en"/>
        </w:rPr>
      </w:pPr>
      <w:r w:rsidRPr="0054201E">
        <w:rPr>
          <w:rFonts w:ascii="Arial" w:hAnsi="Arial" w:cs="Arial"/>
          <w:lang w:val="en"/>
        </w:rPr>
        <w:lastRenderedPageBreak/>
        <w:t xml:space="preserve">When looking at the overall picture one can see that most of the faculty do not recommend relying on Wikipedia as an acceptable source </w:t>
      </w:r>
      <w:r w:rsidR="004D3CA5">
        <w:rPr>
          <w:rFonts w:ascii="Arial" w:hAnsi="Arial" w:cs="Arial"/>
          <w:lang w:val="en"/>
        </w:rPr>
        <w:t>for</w:t>
      </w:r>
      <w:r w:rsidRPr="0054201E">
        <w:rPr>
          <w:rFonts w:ascii="Arial" w:hAnsi="Arial" w:cs="Arial"/>
          <w:lang w:val="en"/>
        </w:rPr>
        <w:t xml:space="preserve"> knowledge. Male registered faculty in science and engineering, the very demography that makes up a large portion of </w:t>
      </w:r>
      <w:r w:rsidR="00993B8E">
        <w:rPr>
          <w:rFonts w:ascii="Arial" w:hAnsi="Arial" w:cs="Arial"/>
          <w:lang w:val="en"/>
        </w:rPr>
        <w:t>the volunteer content producers</w:t>
      </w:r>
      <w:r w:rsidR="00993B8E">
        <w:rPr>
          <w:rFonts w:eastAsia="Calibri" w:cs="Arial"/>
          <w:vertAlign w:val="superscript"/>
        </w:rPr>
        <w:t>[4</w:t>
      </w:r>
      <w:r w:rsidR="00993B8E" w:rsidRPr="00A73D9E">
        <w:rPr>
          <w:rFonts w:eastAsia="Calibri" w:cs="Arial"/>
          <w:vertAlign w:val="superscript"/>
        </w:rPr>
        <w:t>]</w:t>
      </w:r>
      <w:r w:rsidR="00993B8E" w:rsidRPr="00A73D9E">
        <w:rPr>
          <w:rFonts w:eastAsia="Calibri" w:cs="Arial"/>
        </w:rPr>
        <w:t xml:space="preserve"> </w:t>
      </w:r>
      <w:r w:rsidR="00993B8E">
        <w:rPr>
          <w:rFonts w:ascii="Arial" w:hAnsi="Arial" w:cs="Arial"/>
          <w:lang w:val="en"/>
        </w:rPr>
        <w:t xml:space="preserve"> </w:t>
      </w:r>
      <w:r w:rsidRPr="0054201E">
        <w:rPr>
          <w:rFonts w:ascii="Arial" w:hAnsi="Arial" w:cs="Arial"/>
          <w:lang w:val="en"/>
        </w:rPr>
        <w:t xml:space="preserve">seem to be the biggest advocates of the site. </w:t>
      </w:r>
    </w:p>
    <w:p w14:paraId="3BB05884" w14:textId="216BB851" w:rsidR="009F5ED6" w:rsidRPr="0081563B" w:rsidRDefault="0054201E" w:rsidP="00EF74B1">
      <w:pPr>
        <w:spacing w:line="360" w:lineRule="auto"/>
        <w:jc w:val="both"/>
        <w:rPr>
          <w:rFonts w:ascii="Arial" w:hAnsi="Arial" w:cs="Arial"/>
          <w:lang w:val="en"/>
        </w:rPr>
      </w:pPr>
      <w:r w:rsidRPr="0054201E">
        <w:rPr>
          <w:rFonts w:ascii="Arial" w:hAnsi="Arial" w:cs="Arial"/>
          <w:lang w:val="en"/>
        </w:rPr>
        <w:t>One can argue that with time to come, knowledge portals such as Wikipedia will organically adopt more mainstream content governance procedures there by gaining wider acceptance and participation from university educators.  Perhaps a broader study could help mold the governance structure needed to enable the inevitable future of open collaborative knowledge sharing.</w:t>
      </w:r>
    </w:p>
    <w:sdt>
      <w:sdtPr>
        <w:rPr>
          <w:rFonts w:ascii="Arial" w:eastAsiaTheme="minorEastAsia" w:hAnsi="Arial" w:cs="Arial"/>
          <w:color w:val="auto"/>
          <w:sz w:val="22"/>
          <w:szCs w:val="22"/>
          <w:lang w:eastAsia="ko-KR"/>
        </w:rPr>
        <w:id w:val="516513806"/>
        <w:docPartObj>
          <w:docPartGallery w:val="Bibliographies"/>
          <w:docPartUnique/>
        </w:docPartObj>
      </w:sdtPr>
      <w:sdtContent>
        <w:p w14:paraId="774099B7" w14:textId="6D0FBA24" w:rsidR="009F5ED6" w:rsidRPr="0081563B" w:rsidRDefault="009F5ED6">
          <w:pPr>
            <w:pStyle w:val="Heading1"/>
            <w:rPr>
              <w:rFonts w:ascii="Arial" w:hAnsi="Arial" w:cs="Arial"/>
            </w:rPr>
          </w:pPr>
          <w:r w:rsidRPr="0081563B">
            <w:rPr>
              <w:rFonts w:ascii="Arial" w:hAnsi="Arial" w:cs="Arial"/>
            </w:rPr>
            <w:t>Bibliography</w:t>
          </w:r>
        </w:p>
        <w:sdt>
          <w:sdtPr>
            <w:rPr>
              <w:rFonts w:ascii="Arial" w:hAnsi="Arial" w:cs="Arial"/>
            </w:rPr>
            <w:id w:val="111145805"/>
            <w:bibliography/>
          </w:sdtPr>
          <w:sdtContent>
            <w:p w14:paraId="2CA1FDDC" w14:textId="77777777" w:rsidR="00E331E1" w:rsidRDefault="00E331E1" w:rsidP="00E331E1">
              <w:pPr>
                <w:ind w:firstLine="720"/>
              </w:pPr>
              <w:r>
                <w:t xml:space="preserve">[1]: </w:t>
              </w:r>
              <w:hyperlink r:id="rId21" w:history="1">
                <w:r w:rsidRPr="003C1B9D">
                  <w:rPr>
                    <w:rStyle w:val="Hyperlink"/>
                  </w:rPr>
                  <w:t>https://en.wikipedia.org/wiki/Wikipedia:Wikipedia_in_brief</w:t>
                </w:r>
              </w:hyperlink>
              <w:r>
                <w:t xml:space="preserve"> </w:t>
              </w:r>
            </w:p>
            <w:p w14:paraId="5D94B1EB" w14:textId="77777777" w:rsidR="00E331E1" w:rsidRDefault="00E331E1" w:rsidP="00E331E1">
              <w:pPr>
                <w:ind w:firstLine="720"/>
              </w:pPr>
              <w:r>
                <w:t xml:space="preserve">[2]: </w:t>
              </w:r>
              <w:hyperlink r:id="rId22" w:anchor="What_counts_as_a_reliable_source" w:history="1">
                <w:r w:rsidRPr="003C1B9D">
                  <w:rPr>
                    <w:rStyle w:val="Hyperlink"/>
                  </w:rPr>
                  <w:t>https://en.wikipedia.org/wiki/Wikipedia:Verifiability#What_counts_as_a_reliable_source</w:t>
                </w:r>
              </w:hyperlink>
              <w:r>
                <w:t xml:space="preserve"> </w:t>
              </w:r>
            </w:p>
            <w:p w14:paraId="2C7A6BC6" w14:textId="77777777" w:rsidR="00E331E1" w:rsidRDefault="00E331E1" w:rsidP="00E331E1">
              <w:pPr>
                <w:ind w:firstLine="720"/>
              </w:pPr>
              <w:r>
                <w:t xml:space="preserve">[3]: </w:t>
              </w:r>
              <w:hyperlink r:id="rId23" w:history="1">
                <w:r w:rsidRPr="003C1B9D">
                  <w:rPr>
                    <w:rStyle w:val="Hyperlink"/>
                  </w:rPr>
                  <w:t>https://archive.ics.uci.edu/ml/datasets/wiki4HE</w:t>
                </w:r>
              </w:hyperlink>
              <w:r>
                <w:t xml:space="preserve"> </w:t>
              </w:r>
            </w:p>
            <w:p w14:paraId="11CE7074" w14:textId="571035A6" w:rsidR="00FF4454" w:rsidRDefault="00FF4454" w:rsidP="00E331E1">
              <w:pPr>
                <w:ind w:firstLine="720"/>
              </w:pPr>
              <w:r>
                <w:t xml:space="preserve">[4]: </w:t>
              </w:r>
              <w:hyperlink r:id="rId24" w:history="1">
                <w:r w:rsidRPr="005F1FBB">
                  <w:rPr>
                    <w:rStyle w:val="Hyperlink"/>
                  </w:rPr>
                  <w:t>https://www.technologyreview.com/s/520446/the-decline-of-wikipedia/</w:t>
                </w:r>
              </w:hyperlink>
            </w:p>
            <w:p w14:paraId="5224230B" w14:textId="7EC422A8" w:rsidR="00A92D6E" w:rsidRPr="003B2ADC" w:rsidRDefault="00AB7A27" w:rsidP="003B2ADC">
              <w:pPr>
                <w:rPr>
                  <w:rFonts w:ascii="Arial" w:hAnsi="Arial" w:cs="Arial"/>
                </w:rPr>
              </w:pPr>
            </w:p>
          </w:sdtContent>
        </w:sdt>
      </w:sdtContent>
    </w:sdt>
    <w:p w14:paraId="4F613BC8" w14:textId="77777777" w:rsidR="00A92D6E" w:rsidRPr="0098542D" w:rsidRDefault="00A92D6E" w:rsidP="00A92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Arial"/>
          <w:b/>
        </w:rPr>
      </w:pPr>
      <w:r w:rsidRPr="0098542D">
        <w:rPr>
          <w:rFonts w:eastAsia="Times New Roman" w:cs="Arial"/>
          <w:b/>
        </w:rPr>
        <w:t xml:space="preserve">Appendix </w:t>
      </w:r>
    </w:p>
    <w:p w14:paraId="2E044B06"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PROC IMPORT DATAFILE= "/folders/myfolders/Data/Wikipedia4HE.csv"</w:t>
      </w:r>
    </w:p>
    <w:p w14:paraId="75BEE2B1"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OUT= wikipedia</w:t>
      </w:r>
    </w:p>
    <w:p w14:paraId="370BA560"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DBMS=csv</w:t>
      </w:r>
    </w:p>
    <w:p w14:paraId="54D41E21"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REPLACE;</w:t>
      </w:r>
    </w:p>
    <w:p w14:paraId="6894B20D"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GETNAMES=YES;</w:t>
      </w:r>
    </w:p>
    <w:p w14:paraId="2B7F834D"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55DCEDFF" w14:textId="77777777" w:rsidR="00A92D6E" w:rsidRPr="00A92D6E" w:rsidRDefault="00A92D6E" w:rsidP="00A92D6E">
      <w:pPr>
        <w:rPr>
          <w:rFonts w:ascii="Arial" w:hAnsi="Arial" w:cs="Arial"/>
          <w:i/>
          <w:iCs/>
          <w:color w:val="000080"/>
          <w:sz w:val="20"/>
          <w:szCs w:val="20"/>
          <w:shd w:val="clear" w:color="auto" w:fill="FFFFFF"/>
        </w:rPr>
      </w:pPr>
    </w:p>
    <w:p w14:paraId="17A3455A"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descriptive statistics for the continuous variables */</w:t>
      </w:r>
    </w:p>
    <w:p w14:paraId="6DA84EE1"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proc means data=wikipedia n min mean median max std;</w:t>
      </w:r>
    </w:p>
    <w:p w14:paraId="6CE70EFD"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var AGE YEARSEXP;</w:t>
      </w:r>
    </w:p>
    <w:p w14:paraId="7736E67C"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10351684" w14:textId="77777777" w:rsidR="00A92D6E" w:rsidRPr="00A92D6E" w:rsidRDefault="00A92D6E" w:rsidP="00A92D6E">
      <w:pPr>
        <w:rPr>
          <w:rFonts w:ascii="Arial" w:hAnsi="Arial" w:cs="Arial"/>
          <w:i/>
          <w:iCs/>
          <w:color w:val="000080"/>
          <w:sz w:val="20"/>
          <w:szCs w:val="20"/>
          <w:shd w:val="clear" w:color="auto" w:fill="FFFFFF"/>
        </w:rPr>
      </w:pPr>
    </w:p>
    <w:p w14:paraId="5FAD75FB"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descriptive statistics for the catagorical variables and crosstabulation with the response */</w:t>
      </w:r>
    </w:p>
    <w:p w14:paraId="1C940896"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proc freq data=wikipedia;</w:t>
      </w:r>
    </w:p>
    <w:p w14:paraId="761A1344"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tables GENDER DOMAIN PhD UNIVERSITY USERWIKI PU1_IND*GENDER </w:t>
      </w:r>
    </w:p>
    <w:p w14:paraId="6162216B"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lastRenderedPageBreak/>
        <w:t>PU1_IND*DOMAIN PU1_IND*PhD PU1_IND*UNIVERSITY PU1_IND*USERWIKI;</w:t>
      </w:r>
    </w:p>
    <w:p w14:paraId="0CA900AF"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4A8BE1E3" w14:textId="77777777" w:rsidR="00A92D6E" w:rsidRPr="00A92D6E" w:rsidRDefault="00A92D6E" w:rsidP="00A92D6E">
      <w:pPr>
        <w:rPr>
          <w:rFonts w:ascii="Arial" w:hAnsi="Arial" w:cs="Arial"/>
          <w:i/>
          <w:iCs/>
          <w:color w:val="000080"/>
          <w:sz w:val="20"/>
          <w:szCs w:val="20"/>
          <w:shd w:val="clear" w:color="auto" w:fill="FFFFFF"/>
        </w:rPr>
      </w:pPr>
    </w:p>
    <w:p w14:paraId="736590A9"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Scatter Plot */</w:t>
      </w:r>
    </w:p>
    <w:p w14:paraId="1A6BA360"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proc sgscatter data=wikipedia;</w:t>
      </w:r>
    </w:p>
    <w:p w14:paraId="2E6756A5"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matrix AGE GENDER DOMAIN PhD YEARSEXP UNIVERSITY USERWIKI PU1_IND  / diagonal=(histogram);</w:t>
      </w:r>
    </w:p>
    <w:p w14:paraId="4D73B755"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6B4D04FA" w14:textId="77777777" w:rsidR="00A92D6E" w:rsidRPr="00A92D6E" w:rsidRDefault="00A92D6E" w:rsidP="00A92D6E">
      <w:pPr>
        <w:rPr>
          <w:rFonts w:ascii="Arial" w:hAnsi="Arial" w:cs="Arial"/>
          <w:i/>
          <w:iCs/>
          <w:color w:val="000080"/>
          <w:sz w:val="20"/>
          <w:szCs w:val="20"/>
          <w:shd w:val="clear" w:color="auto" w:fill="FFFFFF"/>
        </w:rPr>
      </w:pPr>
    </w:p>
    <w:p w14:paraId="04C4E781"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Square Root Transformation of Years of Experience */</w:t>
      </w:r>
    </w:p>
    <w:p w14:paraId="10F1FCEF"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data wikipedia1;</w:t>
      </w:r>
    </w:p>
    <w:p w14:paraId="2E8111BA"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set wikipedia;</w:t>
      </w:r>
    </w:p>
    <w:p w14:paraId="2891C930"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sqrtYEARSEXP = sqrt(YEARSEXP);</w:t>
      </w:r>
    </w:p>
    <w:p w14:paraId="7BE00E40"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5D8FA8F5" w14:textId="77777777" w:rsidR="00A92D6E" w:rsidRPr="00A92D6E" w:rsidRDefault="00A92D6E" w:rsidP="00A92D6E">
      <w:pPr>
        <w:rPr>
          <w:rFonts w:ascii="Arial" w:hAnsi="Arial" w:cs="Arial"/>
          <w:i/>
          <w:iCs/>
          <w:color w:val="000080"/>
          <w:sz w:val="20"/>
          <w:szCs w:val="20"/>
          <w:shd w:val="clear" w:color="auto" w:fill="FFFFFF"/>
        </w:rPr>
      </w:pPr>
    </w:p>
    <w:p w14:paraId="6B5194A5"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Scatter Plot */</w:t>
      </w:r>
    </w:p>
    <w:p w14:paraId="33C06F62"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proc sgscatter data=wikipedia1;</w:t>
      </w:r>
    </w:p>
    <w:p w14:paraId="787DDCBD"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matrix AGE GENDER DOMAIN PhD sqrtYEARSEXP UNIVERSITY USERWIKI PU1_IND / diagonal=(histogram);</w:t>
      </w:r>
    </w:p>
    <w:p w14:paraId="0F8A2C35"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42CEB64F" w14:textId="77777777" w:rsidR="00A92D6E" w:rsidRPr="00A92D6E" w:rsidRDefault="00A92D6E" w:rsidP="00A92D6E">
      <w:pPr>
        <w:rPr>
          <w:rFonts w:ascii="Arial" w:hAnsi="Arial" w:cs="Arial"/>
          <w:i/>
          <w:iCs/>
          <w:color w:val="000080"/>
          <w:sz w:val="20"/>
          <w:szCs w:val="20"/>
          <w:shd w:val="clear" w:color="auto" w:fill="FFFFFF"/>
        </w:rPr>
      </w:pPr>
    </w:p>
    <w:p w14:paraId="0F34D25D"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Checking correlation for continous*/</w:t>
      </w:r>
    </w:p>
    <w:p w14:paraId="7876EF35"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proc corr data = wikipedia1;</w:t>
      </w:r>
    </w:p>
    <w:p w14:paraId="05C3B1A7"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var  AGE sqrtYEARSEXP;</w:t>
      </w:r>
    </w:p>
    <w:p w14:paraId="3F830EA3"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21D55B2F" w14:textId="77777777" w:rsidR="00A92D6E" w:rsidRPr="00A92D6E" w:rsidRDefault="00A92D6E" w:rsidP="00A92D6E">
      <w:pPr>
        <w:rPr>
          <w:rFonts w:ascii="Arial" w:hAnsi="Arial" w:cs="Arial"/>
          <w:i/>
          <w:iCs/>
          <w:color w:val="000080"/>
          <w:sz w:val="20"/>
          <w:szCs w:val="20"/>
          <w:shd w:val="clear" w:color="auto" w:fill="FFFFFF"/>
        </w:rPr>
      </w:pPr>
    </w:p>
    <w:p w14:paraId="1117D6FE"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Checking correlation for catagory*/</w:t>
      </w:r>
    </w:p>
    <w:p w14:paraId="5A9F9B99"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proc freq data = wikipedia1;</w:t>
      </w:r>
    </w:p>
    <w:p w14:paraId="382127CE"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  tables (GENDER DOMAIN PhD UNIVERSITY USERWIKI PU1_IND  )*(GENDER DOMAIN PhD UNIVERSITY USERWIKI PU1_IND) /plcorr;</w:t>
      </w:r>
    </w:p>
    <w:p w14:paraId="6B00E0E6"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  ods output measures=mycatcorr (where=(statistic="Tetrachoric Correlation"</w:t>
      </w:r>
    </w:p>
    <w:p w14:paraId="1BC0DA4F"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                                     or statistic="Polychoric Correlation")</w:t>
      </w:r>
    </w:p>
    <w:p w14:paraId="5083BAD3"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                              keep = statistic table value);</w:t>
      </w:r>
    </w:p>
    <w:p w14:paraId="68A31E58"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lastRenderedPageBreak/>
        <w:t>run;</w:t>
      </w:r>
    </w:p>
    <w:p w14:paraId="54D0132C" w14:textId="77777777" w:rsidR="00A92D6E" w:rsidRPr="00A92D6E" w:rsidRDefault="00A92D6E" w:rsidP="00A92D6E">
      <w:pPr>
        <w:rPr>
          <w:rFonts w:ascii="Arial" w:hAnsi="Arial" w:cs="Arial"/>
          <w:i/>
          <w:iCs/>
          <w:color w:val="000080"/>
          <w:sz w:val="20"/>
          <w:szCs w:val="20"/>
          <w:shd w:val="clear" w:color="auto" w:fill="FFFFFF"/>
        </w:rPr>
      </w:pPr>
    </w:p>
    <w:p w14:paraId="4D7C6CD4"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proc print data=mycatcorr;</w:t>
      </w:r>
    </w:p>
    <w:p w14:paraId="3967E5CB"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61E78259" w14:textId="77777777" w:rsidR="00A92D6E" w:rsidRPr="00A92D6E" w:rsidRDefault="00A92D6E" w:rsidP="00A92D6E">
      <w:pPr>
        <w:rPr>
          <w:rFonts w:ascii="Arial" w:hAnsi="Arial" w:cs="Arial"/>
          <w:i/>
          <w:iCs/>
          <w:color w:val="000080"/>
          <w:sz w:val="20"/>
          <w:szCs w:val="20"/>
          <w:shd w:val="clear" w:color="auto" w:fill="FFFFFF"/>
        </w:rPr>
      </w:pPr>
    </w:p>
    <w:p w14:paraId="098075DD"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data mycatcorrt;</w:t>
      </w:r>
    </w:p>
    <w:p w14:paraId="2036577C"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  set mycatcorr ;</w:t>
      </w:r>
    </w:p>
    <w:p w14:paraId="5FC6EC5D"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  group = floor((_n_ - 1)/6);</w:t>
      </w:r>
    </w:p>
    <w:p w14:paraId="6D668E17"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  x = scan(table, 2, " *");</w:t>
      </w:r>
    </w:p>
    <w:p w14:paraId="1265EE30"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  y = scan(table, 3, " *");</w:t>
      </w:r>
    </w:p>
    <w:p w14:paraId="6B6F5537"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   keep group value table x y;</w:t>
      </w:r>
    </w:p>
    <w:p w14:paraId="29251E83"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10104110" w14:textId="77777777" w:rsidR="00A92D6E" w:rsidRPr="00A92D6E" w:rsidRDefault="00A92D6E" w:rsidP="00A92D6E">
      <w:pPr>
        <w:rPr>
          <w:rFonts w:ascii="Arial" w:hAnsi="Arial" w:cs="Arial"/>
          <w:i/>
          <w:iCs/>
          <w:color w:val="000080"/>
          <w:sz w:val="20"/>
          <w:szCs w:val="20"/>
          <w:shd w:val="clear" w:color="auto" w:fill="FFFFFF"/>
        </w:rPr>
      </w:pPr>
    </w:p>
    <w:p w14:paraId="5A9CC280"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proc print data = mycatcorrt;</w:t>
      </w:r>
    </w:p>
    <w:p w14:paraId="4ADE9179"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577FBB27" w14:textId="77777777" w:rsidR="00A92D6E" w:rsidRPr="00A92D6E" w:rsidRDefault="00A92D6E" w:rsidP="00A92D6E">
      <w:pPr>
        <w:rPr>
          <w:rFonts w:ascii="Arial" w:hAnsi="Arial" w:cs="Arial"/>
          <w:i/>
          <w:iCs/>
          <w:color w:val="000080"/>
          <w:sz w:val="20"/>
          <w:szCs w:val="20"/>
          <w:shd w:val="clear" w:color="auto" w:fill="FFFFFF"/>
        </w:rPr>
      </w:pPr>
    </w:p>
    <w:p w14:paraId="5A3BAC18"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proc transpose data = mycatcorrt out=mymatrix (drop = _name_ group)   ;</w:t>
      </w:r>
    </w:p>
    <w:p w14:paraId="3E460842"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   id x;</w:t>
      </w:r>
    </w:p>
    <w:p w14:paraId="1FB7A944"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   by group;</w:t>
      </w:r>
    </w:p>
    <w:p w14:paraId="63E54EA6"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   var value ;</w:t>
      </w:r>
    </w:p>
    <w:p w14:paraId="6F0711F0"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7D482A02" w14:textId="77777777" w:rsidR="00A92D6E" w:rsidRPr="00A92D6E" w:rsidRDefault="00A92D6E" w:rsidP="00A92D6E">
      <w:pPr>
        <w:rPr>
          <w:rFonts w:ascii="Arial" w:hAnsi="Arial" w:cs="Arial"/>
          <w:i/>
          <w:iCs/>
          <w:color w:val="000080"/>
          <w:sz w:val="20"/>
          <w:szCs w:val="20"/>
          <w:shd w:val="clear" w:color="auto" w:fill="FFFFFF"/>
        </w:rPr>
      </w:pPr>
    </w:p>
    <w:p w14:paraId="54807873"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proc print data = mymatrix;</w:t>
      </w:r>
    </w:p>
    <w:p w14:paraId="5F99B901"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275B446A" w14:textId="77777777" w:rsidR="00A92D6E" w:rsidRPr="00A92D6E" w:rsidRDefault="00A92D6E" w:rsidP="00A92D6E">
      <w:pPr>
        <w:rPr>
          <w:rFonts w:ascii="Arial" w:hAnsi="Arial" w:cs="Arial"/>
          <w:i/>
          <w:iCs/>
          <w:color w:val="000080"/>
          <w:sz w:val="20"/>
          <w:szCs w:val="20"/>
          <w:shd w:val="clear" w:color="auto" w:fill="FFFFFF"/>
        </w:rPr>
      </w:pPr>
    </w:p>
    <w:p w14:paraId="735C634E" w14:textId="77777777" w:rsidR="00A92D6E" w:rsidRPr="00A92D6E" w:rsidRDefault="00A92D6E" w:rsidP="00A92D6E">
      <w:pPr>
        <w:rPr>
          <w:rFonts w:ascii="Arial" w:hAnsi="Arial" w:cs="Arial"/>
          <w:i/>
          <w:iCs/>
          <w:color w:val="000080"/>
          <w:sz w:val="20"/>
          <w:szCs w:val="20"/>
          <w:shd w:val="clear" w:color="auto" w:fill="FFFFFF"/>
        </w:rPr>
      </w:pPr>
    </w:p>
    <w:p w14:paraId="3A5AAE82"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/*Logistic Regression */</w:t>
      </w:r>
    </w:p>
    <w:p w14:paraId="43E57EC7"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proc logistic data=wikipedia1 descending; </w:t>
      </w:r>
    </w:p>
    <w:p w14:paraId="563D720E"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class GENDER DOMAIN PhD UNIVERSITY USERWIKI /param=ref; </w:t>
      </w:r>
    </w:p>
    <w:p w14:paraId="0E4D7428"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model PU1_IND  = AGE GENDER DOMAIN PhD sqrtYEARSEXP UNIVERSITY USERWIKI/risklimits;</w:t>
      </w:r>
    </w:p>
    <w:p w14:paraId="4C6DD9AE"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2D44B610" w14:textId="77777777" w:rsidR="00A92D6E" w:rsidRPr="00A92D6E" w:rsidRDefault="00A92D6E" w:rsidP="00A92D6E">
      <w:pPr>
        <w:rPr>
          <w:rFonts w:ascii="Arial" w:hAnsi="Arial" w:cs="Arial"/>
          <w:i/>
          <w:iCs/>
          <w:color w:val="000080"/>
          <w:sz w:val="20"/>
          <w:szCs w:val="20"/>
          <w:shd w:val="clear" w:color="auto" w:fill="FFFFFF"/>
        </w:rPr>
      </w:pPr>
    </w:p>
    <w:p w14:paraId="40095316"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lastRenderedPageBreak/>
        <w:t>/*Automatic Selection Process */</w:t>
      </w:r>
    </w:p>
    <w:p w14:paraId="40C55393"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proc logistic data=wikipedia1 plots=ALL descending ; </w:t>
      </w:r>
    </w:p>
    <w:p w14:paraId="6D240D69"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class GENDER DOMAIN PhD UNIVERSITY USERWIKI/param=ref; </w:t>
      </w:r>
    </w:p>
    <w:p w14:paraId="1B235B46"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model PU1_IND = AGE GENDER DOMAIN PhD sqrtYEARSEXP UNIVERSITY USERWIKI/CLODDS=pl selection=stepwise sle=0.05 sls=0.05;</w:t>
      </w:r>
    </w:p>
    <w:p w14:paraId="36715616"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350052AC" w14:textId="77777777" w:rsidR="00A92D6E" w:rsidRPr="00A92D6E" w:rsidRDefault="00A92D6E" w:rsidP="00A92D6E">
      <w:pPr>
        <w:rPr>
          <w:rFonts w:ascii="Arial" w:hAnsi="Arial" w:cs="Arial"/>
          <w:i/>
          <w:iCs/>
          <w:color w:val="000080"/>
          <w:sz w:val="20"/>
          <w:szCs w:val="20"/>
          <w:shd w:val="clear" w:color="auto" w:fill="FFFFFF"/>
        </w:rPr>
      </w:pPr>
    </w:p>
    <w:p w14:paraId="687071AA" w14:textId="7DB28F18"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/*Logistic Regression of selected variables only */</w:t>
      </w:r>
    </w:p>
    <w:p w14:paraId="3CC57727"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proc logistic data=wikipedia1 descending; </w:t>
      </w:r>
    </w:p>
    <w:p w14:paraId="7E78D853" w14:textId="29144D21"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class GENDER  USERWIKI DOMAIN/param=ref; </w:t>
      </w:r>
    </w:p>
    <w:p w14:paraId="7D0FDB17"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model PU1_IND =  GENDER  USERWIKI DOMAIN /risklimits;</w:t>
      </w:r>
    </w:p>
    <w:p w14:paraId="6454F3C5"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2A18B47E" w14:textId="77777777" w:rsidR="00A92D6E" w:rsidRPr="00A92D6E" w:rsidRDefault="00A92D6E" w:rsidP="00A92D6E">
      <w:pPr>
        <w:rPr>
          <w:rFonts w:ascii="Arial" w:hAnsi="Arial" w:cs="Arial"/>
          <w:i/>
          <w:iCs/>
          <w:color w:val="000080"/>
          <w:sz w:val="20"/>
          <w:szCs w:val="20"/>
          <w:shd w:val="clear" w:color="auto" w:fill="FFFFFF"/>
        </w:rPr>
      </w:pPr>
    </w:p>
    <w:p w14:paraId="10D11D25" w14:textId="5370713A"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/*Logistic Regression for Interaction of selected variables */</w:t>
      </w:r>
    </w:p>
    <w:p w14:paraId="4157BFFA"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proc logistic data=wikipedia1 descending; </w:t>
      </w:r>
    </w:p>
    <w:p w14:paraId="5E6CA1C0"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class GENDER USERWIKI DOMAIN /param=ref; </w:t>
      </w:r>
    </w:p>
    <w:p w14:paraId="08862AFB"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model PU1_IND =  GENDER|USERWIKI|DOMAIN/risklimits;</w:t>
      </w:r>
    </w:p>
    <w:p w14:paraId="1E2B85B3"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06B4E572" w14:textId="77777777" w:rsidR="00A92D6E" w:rsidRPr="00A92D6E" w:rsidRDefault="00A92D6E" w:rsidP="00A92D6E">
      <w:pPr>
        <w:rPr>
          <w:rFonts w:ascii="Arial" w:hAnsi="Arial" w:cs="Arial"/>
          <w:i/>
          <w:iCs/>
          <w:color w:val="000080"/>
          <w:sz w:val="20"/>
          <w:szCs w:val="20"/>
          <w:shd w:val="clear" w:color="auto" w:fill="FFFFFF"/>
        </w:rPr>
      </w:pPr>
    </w:p>
    <w:p w14:paraId="64D2E97B" w14:textId="79F31B19"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/*Checking collinearity(VIF) for selected variables from logistic reg */</w:t>
      </w:r>
    </w:p>
    <w:p w14:paraId="0A53EDD3"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proc reg data=wikipedia1;</w:t>
      </w:r>
    </w:p>
    <w:p w14:paraId="50D77ED5"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 xml:space="preserve">model PU1_IND= GENDER  USERWIKI DOMAIN / vif; </w:t>
      </w:r>
    </w:p>
    <w:p w14:paraId="7629A0A5" w14:textId="77777777" w:rsidR="00A92D6E" w:rsidRPr="00A92D6E" w:rsidRDefault="00A92D6E" w:rsidP="00A92D6E">
      <w:pPr>
        <w:rPr>
          <w:rFonts w:ascii="Arial" w:hAnsi="Arial" w:cs="Arial"/>
          <w:i/>
          <w:iCs/>
          <w:color w:val="000080"/>
          <w:sz w:val="20"/>
          <w:szCs w:val="20"/>
          <w:shd w:val="clear" w:color="auto" w:fill="FFFFFF"/>
        </w:rPr>
      </w:pPr>
      <w:r w:rsidRPr="00A92D6E">
        <w:rPr>
          <w:rFonts w:ascii="Arial" w:hAnsi="Arial" w:cs="Arial"/>
          <w:i/>
          <w:iCs/>
          <w:color w:val="000080"/>
          <w:sz w:val="20"/>
          <w:szCs w:val="20"/>
          <w:shd w:val="clear" w:color="auto" w:fill="FFFFFF"/>
        </w:rPr>
        <w:t>run;</w:t>
      </w:r>
    </w:p>
    <w:p w14:paraId="3604D008" w14:textId="77777777" w:rsidR="00A92D6E" w:rsidRPr="00A92D6E" w:rsidRDefault="00A92D6E" w:rsidP="00A92D6E">
      <w:pPr>
        <w:rPr>
          <w:rFonts w:ascii="Arial" w:hAnsi="Arial" w:cs="Arial"/>
          <w:i/>
          <w:iCs/>
          <w:color w:val="000080"/>
          <w:sz w:val="20"/>
          <w:szCs w:val="20"/>
          <w:shd w:val="clear" w:color="auto" w:fill="FFFFFF"/>
        </w:rPr>
      </w:pPr>
    </w:p>
    <w:p w14:paraId="3426809D" w14:textId="23923963" w:rsidR="009F5ED6" w:rsidRPr="0081563B" w:rsidRDefault="009F5ED6">
      <w:pPr>
        <w:rPr>
          <w:rFonts w:ascii="Arial" w:hAnsi="Arial" w:cs="Arial"/>
          <w:lang w:val="en"/>
        </w:rPr>
      </w:pPr>
      <w:r w:rsidRPr="0081563B">
        <w:rPr>
          <w:rFonts w:ascii="Arial" w:hAnsi="Arial" w:cs="Arial"/>
          <w:lang w:val="en"/>
        </w:rPr>
        <w:br w:type="page"/>
      </w:r>
    </w:p>
    <w:tbl>
      <w:tblPr>
        <w:tblStyle w:val="TableGrid"/>
        <w:tblW w:w="0" w:type="auto"/>
        <w:tblLook w:val="04A0" w:firstRow="1" w:lastRow="0" w:firstColumn="1" w:lastColumn="0" w:noHBand="0" w:noVBand="1"/>
      </w:tblPr>
      <w:tblGrid>
        <w:gridCol w:w="2538"/>
        <w:gridCol w:w="6698"/>
      </w:tblGrid>
      <w:tr w:rsidR="0082252E" w:rsidRPr="00523B54" w14:paraId="01F3C2CF" w14:textId="77777777" w:rsidTr="00AB7A27">
        <w:tc>
          <w:tcPr>
            <w:tcW w:w="9236" w:type="dxa"/>
            <w:gridSpan w:val="2"/>
          </w:tcPr>
          <w:p w14:paraId="063387F7" w14:textId="35AE81B9" w:rsidR="0082252E" w:rsidRPr="00523B54" w:rsidRDefault="0082252E" w:rsidP="00AB7A27">
            <w:pPr>
              <w:jc w:val="center"/>
              <w:rPr>
                <w:lang w:eastAsia="zh-CN"/>
              </w:rPr>
            </w:pPr>
            <w:r>
              <w:lastRenderedPageBreak/>
              <w:t>Grade: 9</w:t>
            </w:r>
            <w:r w:rsidR="005C50D3">
              <w:t>3</w:t>
            </w:r>
            <w:bookmarkStart w:id="25" w:name="_GoBack"/>
            <w:bookmarkEnd w:id="25"/>
          </w:p>
        </w:tc>
      </w:tr>
      <w:tr w:rsidR="0082252E" w14:paraId="3557789E" w14:textId="77777777" w:rsidTr="00AB7A27">
        <w:tc>
          <w:tcPr>
            <w:tcW w:w="9236" w:type="dxa"/>
            <w:gridSpan w:val="2"/>
          </w:tcPr>
          <w:p w14:paraId="7F853BE3" w14:textId="77777777" w:rsidR="0082252E" w:rsidRDefault="0082252E" w:rsidP="00AB7A27">
            <w:pPr>
              <w:jc w:val="center"/>
            </w:pPr>
            <w:r w:rsidRPr="00523B54">
              <w:t>Mechanics</w:t>
            </w:r>
          </w:p>
        </w:tc>
      </w:tr>
      <w:tr w:rsidR="0082252E" w14:paraId="254EBFE8" w14:textId="77777777" w:rsidTr="00AB7A27">
        <w:tc>
          <w:tcPr>
            <w:tcW w:w="2538" w:type="dxa"/>
          </w:tcPr>
          <w:p w14:paraId="77BB0742" w14:textId="77777777" w:rsidR="0082252E" w:rsidRDefault="0082252E" w:rsidP="00AB7A27">
            <w:r>
              <w:t>Spelling &amp;</w:t>
            </w:r>
            <w:r w:rsidRPr="00523B54">
              <w:t xml:space="preserve"> Grammar</w:t>
            </w:r>
          </w:p>
        </w:tc>
        <w:tc>
          <w:tcPr>
            <w:tcW w:w="6698" w:type="dxa"/>
          </w:tcPr>
          <w:p w14:paraId="5D126237" w14:textId="77777777" w:rsidR="0082252E" w:rsidRDefault="0082252E" w:rsidP="00AB7A27">
            <w:r>
              <w:t>Good</w:t>
            </w:r>
          </w:p>
        </w:tc>
      </w:tr>
      <w:tr w:rsidR="0082252E" w14:paraId="5FC3AAD2" w14:textId="77777777" w:rsidTr="00AB7A27">
        <w:tc>
          <w:tcPr>
            <w:tcW w:w="2538" w:type="dxa"/>
          </w:tcPr>
          <w:p w14:paraId="5924FEA5" w14:textId="77777777" w:rsidR="0082252E" w:rsidRDefault="0082252E" w:rsidP="00AB7A27">
            <w:r>
              <w:t>F</w:t>
            </w:r>
            <w:r w:rsidRPr="00523B54">
              <w:t>low of thought</w:t>
            </w:r>
          </w:p>
        </w:tc>
        <w:tc>
          <w:tcPr>
            <w:tcW w:w="6698" w:type="dxa"/>
          </w:tcPr>
          <w:p w14:paraId="7B49F833" w14:textId="71FB460C" w:rsidR="0082252E" w:rsidRDefault="00B80160" w:rsidP="00AB7A27">
            <w:r>
              <w:t>Good</w:t>
            </w:r>
            <w:r w:rsidR="0082252E">
              <w:t>.</w:t>
            </w:r>
          </w:p>
        </w:tc>
      </w:tr>
      <w:tr w:rsidR="0082252E" w14:paraId="5E5422F1" w14:textId="77777777" w:rsidTr="00AB7A27">
        <w:tc>
          <w:tcPr>
            <w:tcW w:w="2538" w:type="dxa"/>
          </w:tcPr>
          <w:p w14:paraId="707D2283" w14:textId="77777777" w:rsidR="0082252E" w:rsidRDefault="0082252E" w:rsidP="00AB7A27">
            <w:r>
              <w:t>Sections</w:t>
            </w:r>
          </w:p>
        </w:tc>
        <w:tc>
          <w:tcPr>
            <w:tcW w:w="6698" w:type="dxa"/>
          </w:tcPr>
          <w:p w14:paraId="0BA1EED5" w14:textId="77777777" w:rsidR="0082252E" w:rsidRDefault="0082252E" w:rsidP="00AB7A27">
            <w:r>
              <w:t xml:space="preserve">Well defined </w:t>
            </w:r>
          </w:p>
        </w:tc>
      </w:tr>
      <w:tr w:rsidR="0082252E" w14:paraId="3EA8A1FF" w14:textId="77777777" w:rsidTr="00AB7A27">
        <w:tc>
          <w:tcPr>
            <w:tcW w:w="2538" w:type="dxa"/>
          </w:tcPr>
          <w:p w14:paraId="5CCD4EEA" w14:textId="77777777" w:rsidR="0082252E" w:rsidRDefault="0082252E" w:rsidP="00AB7A27">
            <w:r>
              <w:t>Figures &amp; tables</w:t>
            </w:r>
          </w:p>
        </w:tc>
        <w:tc>
          <w:tcPr>
            <w:tcW w:w="6698" w:type="dxa"/>
          </w:tcPr>
          <w:p w14:paraId="4B595F44" w14:textId="77777777" w:rsidR="0082252E" w:rsidRDefault="0082252E" w:rsidP="00AB7A27">
            <w:pPr>
              <w:rPr>
                <w:lang w:eastAsia="zh-CN"/>
              </w:rPr>
            </w:pPr>
            <w:r>
              <w:t>Tables are all numbered and placed in right context.</w:t>
            </w:r>
          </w:p>
        </w:tc>
      </w:tr>
      <w:tr w:rsidR="0082252E" w14:paraId="6FFF1EAB" w14:textId="77777777" w:rsidTr="00AB7A27">
        <w:tc>
          <w:tcPr>
            <w:tcW w:w="2538" w:type="dxa"/>
          </w:tcPr>
          <w:p w14:paraId="665B9BDC" w14:textId="77777777" w:rsidR="0082252E" w:rsidRDefault="0082252E" w:rsidP="00AB7A27">
            <w:r>
              <w:t>Code</w:t>
            </w:r>
          </w:p>
        </w:tc>
        <w:tc>
          <w:tcPr>
            <w:tcW w:w="6698" w:type="dxa"/>
          </w:tcPr>
          <w:p w14:paraId="63773A29" w14:textId="77777777" w:rsidR="0082252E" w:rsidRDefault="0082252E" w:rsidP="00AB7A27">
            <w:r>
              <w:t>Included.</w:t>
            </w:r>
          </w:p>
        </w:tc>
      </w:tr>
      <w:tr w:rsidR="0082252E" w14:paraId="4BA1B4FC" w14:textId="77777777" w:rsidTr="00AB7A27">
        <w:tc>
          <w:tcPr>
            <w:tcW w:w="2538" w:type="dxa"/>
          </w:tcPr>
          <w:p w14:paraId="294875EA" w14:textId="77777777" w:rsidR="0082252E" w:rsidRDefault="0082252E" w:rsidP="00AB7A27">
            <w:r>
              <w:t>Title</w:t>
            </w:r>
          </w:p>
        </w:tc>
        <w:tc>
          <w:tcPr>
            <w:tcW w:w="6698" w:type="dxa"/>
          </w:tcPr>
          <w:p w14:paraId="5BE06C25" w14:textId="77777777" w:rsidR="0082252E" w:rsidRDefault="0082252E" w:rsidP="00AB7A27">
            <w:r>
              <w:t>Good</w:t>
            </w:r>
          </w:p>
        </w:tc>
      </w:tr>
      <w:tr w:rsidR="0082252E" w14:paraId="12DD1FA7" w14:textId="77777777" w:rsidTr="00AB7A27">
        <w:tc>
          <w:tcPr>
            <w:tcW w:w="9236" w:type="dxa"/>
            <w:gridSpan w:val="2"/>
          </w:tcPr>
          <w:p w14:paraId="15A916D1" w14:textId="77777777" w:rsidR="0082252E" w:rsidRDefault="0082252E" w:rsidP="00AB7A27">
            <w:pPr>
              <w:jc w:val="center"/>
            </w:pPr>
            <w:r>
              <w:t>Analysis</w:t>
            </w:r>
          </w:p>
        </w:tc>
      </w:tr>
      <w:tr w:rsidR="0082252E" w14:paraId="5C6DE10E" w14:textId="77777777" w:rsidTr="00AB7A27">
        <w:tc>
          <w:tcPr>
            <w:tcW w:w="2538" w:type="dxa"/>
          </w:tcPr>
          <w:p w14:paraId="48140755" w14:textId="77777777" w:rsidR="0082252E" w:rsidRDefault="0082252E" w:rsidP="00AB7A27">
            <w:r>
              <w:t>Data Description</w:t>
            </w:r>
          </w:p>
        </w:tc>
        <w:tc>
          <w:tcPr>
            <w:tcW w:w="6698" w:type="dxa"/>
          </w:tcPr>
          <w:p w14:paraId="436A3486" w14:textId="77777777" w:rsidR="0082252E" w:rsidRDefault="0082252E" w:rsidP="00AB7A27">
            <w:r>
              <w:t xml:space="preserve">The dataset has been described well prior to analysis. </w:t>
            </w:r>
          </w:p>
        </w:tc>
      </w:tr>
      <w:tr w:rsidR="0082252E" w14:paraId="303E079C" w14:textId="77777777" w:rsidTr="00AB7A27">
        <w:tc>
          <w:tcPr>
            <w:tcW w:w="2538" w:type="dxa"/>
          </w:tcPr>
          <w:p w14:paraId="7E5FB0E5" w14:textId="77777777" w:rsidR="0082252E" w:rsidRDefault="0082252E" w:rsidP="00AB7A27">
            <w:r>
              <w:t>EDA</w:t>
            </w:r>
          </w:p>
        </w:tc>
        <w:tc>
          <w:tcPr>
            <w:tcW w:w="6698" w:type="dxa"/>
          </w:tcPr>
          <w:p w14:paraId="38124717" w14:textId="77777777" w:rsidR="0082252E" w:rsidRDefault="0082252E" w:rsidP="00AB7A27">
            <w:r>
              <w:t xml:space="preserve">EDA is included. </w:t>
            </w:r>
          </w:p>
        </w:tc>
      </w:tr>
      <w:tr w:rsidR="0082252E" w14:paraId="11B79568" w14:textId="77777777" w:rsidTr="00AB7A27">
        <w:tc>
          <w:tcPr>
            <w:tcW w:w="2538" w:type="dxa"/>
          </w:tcPr>
          <w:p w14:paraId="56B6C5BC" w14:textId="77777777" w:rsidR="0082252E" w:rsidRDefault="0082252E" w:rsidP="00AB7A27">
            <w:r>
              <w:t>Method &amp; interpretation</w:t>
            </w:r>
          </w:p>
        </w:tc>
        <w:tc>
          <w:tcPr>
            <w:tcW w:w="6698" w:type="dxa"/>
          </w:tcPr>
          <w:p w14:paraId="3CCCA3E0" w14:textId="4FBB2967" w:rsidR="0082252E" w:rsidRDefault="0082252E" w:rsidP="00B80160">
            <w:r>
              <w:t>The analysis procedure is explained in details. The interpretation of odds ratio estimates needs</w:t>
            </w:r>
            <w:r w:rsidR="00B80160">
              <w:t xml:space="preserve"> to be reconsidered though</w:t>
            </w:r>
            <w:r>
              <w:t xml:space="preserve">. </w:t>
            </w:r>
          </w:p>
        </w:tc>
      </w:tr>
      <w:tr w:rsidR="0082252E" w14:paraId="38D9CC01" w14:textId="77777777" w:rsidTr="00AB7A27">
        <w:tc>
          <w:tcPr>
            <w:tcW w:w="2538" w:type="dxa"/>
          </w:tcPr>
          <w:p w14:paraId="4AEB5FC4" w14:textId="77777777" w:rsidR="0082252E" w:rsidRDefault="0082252E" w:rsidP="00AB7A27">
            <w:r>
              <w:t>Diagnostic</w:t>
            </w:r>
          </w:p>
        </w:tc>
        <w:tc>
          <w:tcPr>
            <w:tcW w:w="6698" w:type="dxa"/>
          </w:tcPr>
          <w:p w14:paraId="42C5C9C1" w14:textId="77777777" w:rsidR="0082252E" w:rsidRDefault="0082252E" w:rsidP="00AB7A27">
            <w:r>
              <w:t>Some diagnostic of residual is recommended for outlier identification and assumption validation.</w:t>
            </w:r>
          </w:p>
        </w:tc>
      </w:tr>
      <w:tr w:rsidR="0082252E" w14:paraId="7E453533" w14:textId="77777777" w:rsidTr="00AB7A27">
        <w:tc>
          <w:tcPr>
            <w:tcW w:w="2538" w:type="dxa"/>
          </w:tcPr>
          <w:p w14:paraId="16740281" w14:textId="77777777" w:rsidR="0082252E" w:rsidRDefault="0082252E" w:rsidP="00AB7A27">
            <w:r>
              <w:t>Conclusion</w:t>
            </w:r>
          </w:p>
        </w:tc>
        <w:tc>
          <w:tcPr>
            <w:tcW w:w="6698" w:type="dxa"/>
          </w:tcPr>
          <w:p w14:paraId="7B90D4EB" w14:textId="77777777" w:rsidR="0082252E" w:rsidRDefault="0082252E" w:rsidP="00AB7A27">
            <w:r>
              <w:t>Reasonable conclusion is included.</w:t>
            </w:r>
          </w:p>
        </w:tc>
      </w:tr>
    </w:tbl>
    <w:p w14:paraId="6B731327" w14:textId="77777777" w:rsidR="00E228D7" w:rsidRPr="00E228D7" w:rsidRDefault="00E228D7" w:rsidP="00D154C6">
      <w:pPr>
        <w:spacing w:line="360" w:lineRule="auto"/>
        <w:jc w:val="both"/>
      </w:pPr>
    </w:p>
    <w:sectPr w:rsidR="00E228D7" w:rsidRPr="00E228D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enelope" w:date="2016-12-06T16:07:00Z" w:initials="P">
    <w:p w14:paraId="4F50993A" w14:textId="3BB10723" w:rsidR="00AB7A27" w:rsidRDefault="00AB7A27">
      <w:pPr>
        <w:pStyle w:val="CommentText"/>
      </w:pPr>
      <w:r>
        <w:rPr>
          <w:rStyle w:val="CommentReference"/>
        </w:rPr>
        <w:annotationRef/>
      </w:r>
      <w:r>
        <w:t xml:space="preserve">Recall the key reason linear regression is inappropriate is the non constant variance. </w:t>
      </w:r>
    </w:p>
  </w:comment>
  <w:comment w:id="1" w:author="Penelope" w:date="2016-12-06T16:13:00Z" w:initials="P">
    <w:p w14:paraId="350461BB" w14:textId="172CA315" w:rsidR="00AB7A27" w:rsidRDefault="00AB7A27">
      <w:pPr>
        <w:pStyle w:val="CommentText"/>
      </w:pPr>
      <w:r>
        <w:rPr>
          <w:rStyle w:val="CommentReference"/>
        </w:rPr>
        <w:annotationRef/>
      </w:r>
      <w:r>
        <w:t>You can quickly check with VIF as you did for categorical.</w:t>
      </w:r>
    </w:p>
  </w:comment>
  <w:comment w:id="2" w:author="Penelope" w:date="2016-12-06T16:12:00Z" w:initials="P">
    <w:p w14:paraId="258D3B86" w14:textId="629B1FDF" w:rsidR="00AB7A27" w:rsidRDefault="00AB7A27">
      <w:pPr>
        <w:pStyle w:val="CommentText"/>
      </w:pPr>
      <w:r>
        <w:rPr>
          <w:rStyle w:val="CommentReference"/>
        </w:rPr>
        <w:annotationRef/>
      </w:r>
      <w:r>
        <w:t>I didn’t know that logistic regression in SAS has VIF option. Suppose there is no vif in proc logistic, you can use proc reg since vif has nothing to do with response variable.</w:t>
      </w:r>
    </w:p>
  </w:comment>
  <w:comment w:id="3" w:author="Penelope" w:date="2016-12-06T16:18:00Z" w:initials="P">
    <w:p w14:paraId="59DBE835" w14:textId="77777777" w:rsidR="00AB7A27" w:rsidRDefault="00AB7A27">
      <w:pPr>
        <w:pStyle w:val="CommentText"/>
      </w:pPr>
      <w:r>
        <w:rPr>
          <w:rStyle w:val="CommentReference"/>
        </w:rPr>
        <w:annotationRef/>
      </w:r>
      <w:r>
        <w:t>Are you sure it is the p-value results of stepwise selection?</w:t>
      </w:r>
    </w:p>
    <w:p w14:paraId="6468127E" w14:textId="77777777" w:rsidR="007855B9" w:rsidRDefault="007855B9">
      <w:pPr>
        <w:pStyle w:val="CommentText"/>
      </w:pPr>
    </w:p>
    <w:p w14:paraId="6CE6B6AF" w14:textId="0898ABEC" w:rsidR="007855B9" w:rsidRDefault="007855B9">
      <w:pPr>
        <w:pStyle w:val="CommentText"/>
      </w:pPr>
      <w:r>
        <w:t>The automatically select final model should be one with only significant variables associated with the odds ratio estimates. And so you can interpret based on the estimates.</w:t>
      </w:r>
    </w:p>
  </w:comment>
  <w:comment w:id="4" w:author="Penelope" w:date="2016-12-06T16:24:00Z" w:initials="P">
    <w:p w14:paraId="25C6C8FD" w14:textId="63C74EE3" w:rsidR="003E76CF" w:rsidRDefault="003E76CF">
      <w:pPr>
        <w:pStyle w:val="CommentText"/>
      </w:pPr>
      <w:r>
        <w:rPr>
          <w:rStyle w:val="CommentReference"/>
        </w:rPr>
        <w:annotationRef/>
      </w:r>
      <w:r>
        <w:t>Something is wrong here that a 3 way interaction has 0 d.f.</w:t>
      </w:r>
      <w:r w:rsidR="00B80160">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C7371D" w14:textId="77777777" w:rsidR="00AB7A27" w:rsidRDefault="00AB7A27" w:rsidP="002865E8">
      <w:pPr>
        <w:spacing w:after="0" w:line="240" w:lineRule="auto"/>
      </w:pPr>
      <w:r>
        <w:separator/>
      </w:r>
    </w:p>
  </w:endnote>
  <w:endnote w:type="continuationSeparator" w:id="0">
    <w:p w14:paraId="41391FA7" w14:textId="77777777" w:rsidR="00AB7A27" w:rsidRDefault="00AB7A27" w:rsidP="00286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alibri">
    <w:panose1 w:val="020F0502020204030204"/>
    <w:charset w:val="00"/>
    <w:family w:val="auto"/>
    <w:pitch w:val="variable"/>
    <w:sig w:usb0="E10002FF" w:usb1="4000ACFF" w:usb2="00000009" w:usb3="00000000" w:csb0="0000019F" w:csb1="00000000"/>
  </w:font>
  <w:font w:name="맑은 고딕">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Malgun Gothic">
    <w:altName w:val="맑은 고딕"/>
    <w:charset w:val="81"/>
    <w:family w:val="swiss"/>
    <w:pitch w:val="variable"/>
    <w:sig w:usb0="9000002F" w:usb1="29D77CFB" w:usb2="00000012" w:usb3="00000000" w:csb0="0008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5BCD9C" w14:textId="77777777" w:rsidR="00AB7A27" w:rsidRDefault="00AB7A27" w:rsidP="002865E8">
      <w:pPr>
        <w:spacing w:after="0" w:line="240" w:lineRule="auto"/>
      </w:pPr>
      <w:r>
        <w:separator/>
      </w:r>
    </w:p>
  </w:footnote>
  <w:footnote w:type="continuationSeparator" w:id="0">
    <w:p w14:paraId="3FE2E1D6" w14:textId="77777777" w:rsidR="00AB7A27" w:rsidRDefault="00AB7A27" w:rsidP="002865E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D4503"/>
    <w:multiLevelType w:val="hybridMultilevel"/>
    <w:tmpl w:val="9408818E"/>
    <w:lvl w:ilvl="0" w:tplc="61DEDE74">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2FF"/>
    <w:rsid w:val="000058AF"/>
    <w:rsid w:val="000113F7"/>
    <w:rsid w:val="00013F47"/>
    <w:rsid w:val="000212FF"/>
    <w:rsid w:val="00032F54"/>
    <w:rsid w:val="0003341C"/>
    <w:rsid w:val="00033428"/>
    <w:rsid w:val="00041F6E"/>
    <w:rsid w:val="000420A9"/>
    <w:rsid w:val="000440DB"/>
    <w:rsid w:val="000457E1"/>
    <w:rsid w:val="00047B8B"/>
    <w:rsid w:val="000603AD"/>
    <w:rsid w:val="00067830"/>
    <w:rsid w:val="00084128"/>
    <w:rsid w:val="000953CE"/>
    <w:rsid w:val="000B39ED"/>
    <w:rsid w:val="000B5CC2"/>
    <w:rsid w:val="000D4FC7"/>
    <w:rsid w:val="000D7BC8"/>
    <w:rsid w:val="000E5F15"/>
    <w:rsid w:val="000F261B"/>
    <w:rsid w:val="001100CB"/>
    <w:rsid w:val="00112A03"/>
    <w:rsid w:val="00114DB7"/>
    <w:rsid w:val="00122F82"/>
    <w:rsid w:val="00140BB4"/>
    <w:rsid w:val="0015645C"/>
    <w:rsid w:val="0016057E"/>
    <w:rsid w:val="00165F54"/>
    <w:rsid w:val="00167357"/>
    <w:rsid w:val="00170AB7"/>
    <w:rsid w:val="00176060"/>
    <w:rsid w:val="001A4D40"/>
    <w:rsid w:val="001B3CC5"/>
    <w:rsid w:val="001C2EFC"/>
    <w:rsid w:val="001E3927"/>
    <w:rsid w:val="0020167B"/>
    <w:rsid w:val="0020756B"/>
    <w:rsid w:val="00221A07"/>
    <w:rsid w:val="00225B68"/>
    <w:rsid w:val="002271E9"/>
    <w:rsid w:val="00247CBA"/>
    <w:rsid w:val="00261AB8"/>
    <w:rsid w:val="00265365"/>
    <w:rsid w:val="00270125"/>
    <w:rsid w:val="0027694D"/>
    <w:rsid w:val="002865E8"/>
    <w:rsid w:val="00287EFB"/>
    <w:rsid w:val="00294CD9"/>
    <w:rsid w:val="002A5A66"/>
    <w:rsid w:val="002A6D43"/>
    <w:rsid w:val="002B1101"/>
    <w:rsid w:val="002C0989"/>
    <w:rsid w:val="002E0BDB"/>
    <w:rsid w:val="003029AC"/>
    <w:rsid w:val="00316612"/>
    <w:rsid w:val="003406A0"/>
    <w:rsid w:val="00345B1B"/>
    <w:rsid w:val="00347859"/>
    <w:rsid w:val="0035195C"/>
    <w:rsid w:val="00376564"/>
    <w:rsid w:val="00394C04"/>
    <w:rsid w:val="00396D90"/>
    <w:rsid w:val="003A39F8"/>
    <w:rsid w:val="003B19DF"/>
    <w:rsid w:val="003B2ADC"/>
    <w:rsid w:val="003C74BF"/>
    <w:rsid w:val="003E76CF"/>
    <w:rsid w:val="00423E3C"/>
    <w:rsid w:val="00427E3C"/>
    <w:rsid w:val="00441883"/>
    <w:rsid w:val="004540F8"/>
    <w:rsid w:val="004702F4"/>
    <w:rsid w:val="00490EE2"/>
    <w:rsid w:val="00493127"/>
    <w:rsid w:val="004A5A70"/>
    <w:rsid w:val="004B08A5"/>
    <w:rsid w:val="004B2A8A"/>
    <w:rsid w:val="004C0C57"/>
    <w:rsid w:val="004C6B6E"/>
    <w:rsid w:val="004C6D6F"/>
    <w:rsid w:val="004D3040"/>
    <w:rsid w:val="004D3CA5"/>
    <w:rsid w:val="004D799C"/>
    <w:rsid w:val="004E0776"/>
    <w:rsid w:val="004F35A7"/>
    <w:rsid w:val="005078C2"/>
    <w:rsid w:val="00511648"/>
    <w:rsid w:val="00513CAB"/>
    <w:rsid w:val="00531858"/>
    <w:rsid w:val="00531DD6"/>
    <w:rsid w:val="0054201E"/>
    <w:rsid w:val="0057329C"/>
    <w:rsid w:val="005905BF"/>
    <w:rsid w:val="005A0D6B"/>
    <w:rsid w:val="005B5AD3"/>
    <w:rsid w:val="005C50D3"/>
    <w:rsid w:val="005E06AA"/>
    <w:rsid w:val="005E2EC4"/>
    <w:rsid w:val="005E4E8C"/>
    <w:rsid w:val="005F5ECE"/>
    <w:rsid w:val="005F74E1"/>
    <w:rsid w:val="00613229"/>
    <w:rsid w:val="006220A3"/>
    <w:rsid w:val="00625180"/>
    <w:rsid w:val="00626A70"/>
    <w:rsid w:val="006548C0"/>
    <w:rsid w:val="0066057E"/>
    <w:rsid w:val="00666086"/>
    <w:rsid w:val="0068733E"/>
    <w:rsid w:val="00690959"/>
    <w:rsid w:val="006A42FC"/>
    <w:rsid w:val="006A762C"/>
    <w:rsid w:val="006C1D43"/>
    <w:rsid w:val="006D1074"/>
    <w:rsid w:val="006F1162"/>
    <w:rsid w:val="00715CA7"/>
    <w:rsid w:val="007239D5"/>
    <w:rsid w:val="0073426B"/>
    <w:rsid w:val="007578C1"/>
    <w:rsid w:val="00766037"/>
    <w:rsid w:val="00766F10"/>
    <w:rsid w:val="00775517"/>
    <w:rsid w:val="0077665C"/>
    <w:rsid w:val="007771C6"/>
    <w:rsid w:val="00783FF1"/>
    <w:rsid w:val="007855B9"/>
    <w:rsid w:val="007877E4"/>
    <w:rsid w:val="00796DEF"/>
    <w:rsid w:val="007A56A3"/>
    <w:rsid w:val="007A6C9A"/>
    <w:rsid w:val="007B137A"/>
    <w:rsid w:val="007B3C86"/>
    <w:rsid w:val="007C336F"/>
    <w:rsid w:val="007C74AB"/>
    <w:rsid w:val="007E0E97"/>
    <w:rsid w:val="007E2A7A"/>
    <w:rsid w:val="00802045"/>
    <w:rsid w:val="0081563B"/>
    <w:rsid w:val="008164AD"/>
    <w:rsid w:val="0082252E"/>
    <w:rsid w:val="00822F96"/>
    <w:rsid w:val="0082494E"/>
    <w:rsid w:val="0084177A"/>
    <w:rsid w:val="008554F6"/>
    <w:rsid w:val="00892BCA"/>
    <w:rsid w:val="00894ACE"/>
    <w:rsid w:val="00896AF8"/>
    <w:rsid w:val="008B1BE0"/>
    <w:rsid w:val="008C37EE"/>
    <w:rsid w:val="008E0810"/>
    <w:rsid w:val="008E6BE5"/>
    <w:rsid w:val="008F58CD"/>
    <w:rsid w:val="008F64EE"/>
    <w:rsid w:val="00901A70"/>
    <w:rsid w:val="00907FB0"/>
    <w:rsid w:val="009236AA"/>
    <w:rsid w:val="00925A7A"/>
    <w:rsid w:val="00932807"/>
    <w:rsid w:val="0094169B"/>
    <w:rsid w:val="00946803"/>
    <w:rsid w:val="00946FBA"/>
    <w:rsid w:val="00966A92"/>
    <w:rsid w:val="00977690"/>
    <w:rsid w:val="009843CB"/>
    <w:rsid w:val="00993B8E"/>
    <w:rsid w:val="009A1096"/>
    <w:rsid w:val="009B2578"/>
    <w:rsid w:val="009D0005"/>
    <w:rsid w:val="009E0225"/>
    <w:rsid w:val="009E719F"/>
    <w:rsid w:val="009F19D7"/>
    <w:rsid w:val="009F3BDE"/>
    <w:rsid w:val="009F5663"/>
    <w:rsid w:val="009F5ED6"/>
    <w:rsid w:val="00A01062"/>
    <w:rsid w:val="00A03392"/>
    <w:rsid w:val="00A20072"/>
    <w:rsid w:val="00A421FC"/>
    <w:rsid w:val="00A45FD6"/>
    <w:rsid w:val="00A54977"/>
    <w:rsid w:val="00A57403"/>
    <w:rsid w:val="00A80CD7"/>
    <w:rsid w:val="00A92D6E"/>
    <w:rsid w:val="00AA3F77"/>
    <w:rsid w:val="00AA72AA"/>
    <w:rsid w:val="00AB0BE3"/>
    <w:rsid w:val="00AB7A27"/>
    <w:rsid w:val="00AC2EA1"/>
    <w:rsid w:val="00AC5B2D"/>
    <w:rsid w:val="00AD3B5C"/>
    <w:rsid w:val="00AE155C"/>
    <w:rsid w:val="00AE197B"/>
    <w:rsid w:val="00AF3F21"/>
    <w:rsid w:val="00AF4418"/>
    <w:rsid w:val="00AF7564"/>
    <w:rsid w:val="00B02847"/>
    <w:rsid w:val="00B053AC"/>
    <w:rsid w:val="00B11112"/>
    <w:rsid w:val="00B1661E"/>
    <w:rsid w:val="00B231A7"/>
    <w:rsid w:val="00B23536"/>
    <w:rsid w:val="00B26B96"/>
    <w:rsid w:val="00B270B1"/>
    <w:rsid w:val="00B34807"/>
    <w:rsid w:val="00B41814"/>
    <w:rsid w:val="00B608B1"/>
    <w:rsid w:val="00B722FF"/>
    <w:rsid w:val="00B739EF"/>
    <w:rsid w:val="00B80160"/>
    <w:rsid w:val="00B818C3"/>
    <w:rsid w:val="00B96585"/>
    <w:rsid w:val="00BA52DA"/>
    <w:rsid w:val="00BC65CB"/>
    <w:rsid w:val="00BE68E5"/>
    <w:rsid w:val="00C026A3"/>
    <w:rsid w:val="00C11381"/>
    <w:rsid w:val="00C2125B"/>
    <w:rsid w:val="00C240B9"/>
    <w:rsid w:val="00C24CBC"/>
    <w:rsid w:val="00C33AAB"/>
    <w:rsid w:val="00C34D60"/>
    <w:rsid w:val="00C51F07"/>
    <w:rsid w:val="00C57B95"/>
    <w:rsid w:val="00C6502A"/>
    <w:rsid w:val="00C81D1D"/>
    <w:rsid w:val="00C931DA"/>
    <w:rsid w:val="00CC2AE5"/>
    <w:rsid w:val="00CC4470"/>
    <w:rsid w:val="00D00447"/>
    <w:rsid w:val="00D154C6"/>
    <w:rsid w:val="00D157D8"/>
    <w:rsid w:val="00D2028D"/>
    <w:rsid w:val="00D33828"/>
    <w:rsid w:val="00D41EBE"/>
    <w:rsid w:val="00D63A71"/>
    <w:rsid w:val="00D66489"/>
    <w:rsid w:val="00D73161"/>
    <w:rsid w:val="00D743D9"/>
    <w:rsid w:val="00D86D7B"/>
    <w:rsid w:val="00DA06DC"/>
    <w:rsid w:val="00DB0722"/>
    <w:rsid w:val="00DB52AF"/>
    <w:rsid w:val="00DC025B"/>
    <w:rsid w:val="00DC11FD"/>
    <w:rsid w:val="00DC4DA4"/>
    <w:rsid w:val="00DE13AA"/>
    <w:rsid w:val="00DE329A"/>
    <w:rsid w:val="00DE4D79"/>
    <w:rsid w:val="00DE4DC2"/>
    <w:rsid w:val="00DF0105"/>
    <w:rsid w:val="00DF2D39"/>
    <w:rsid w:val="00E026F7"/>
    <w:rsid w:val="00E076FD"/>
    <w:rsid w:val="00E13D0C"/>
    <w:rsid w:val="00E208E4"/>
    <w:rsid w:val="00E20EB0"/>
    <w:rsid w:val="00E214E8"/>
    <w:rsid w:val="00E22557"/>
    <w:rsid w:val="00E228D7"/>
    <w:rsid w:val="00E2780F"/>
    <w:rsid w:val="00E331E1"/>
    <w:rsid w:val="00E440C2"/>
    <w:rsid w:val="00E72312"/>
    <w:rsid w:val="00E756DD"/>
    <w:rsid w:val="00E938D1"/>
    <w:rsid w:val="00E93915"/>
    <w:rsid w:val="00EA2DA9"/>
    <w:rsid w:val="00EB784E"/>
    <w:rsid w:val="00ED3C6F"/>
    <w:rsid w:val="00ED53C6"/>
    <w:rsid w:val="00EE6721"/>
    <w:rsid w:val="00EF74B1"/>
    <w:rsid w:val="00F014D5"/>
    <w:rsid w:val="00F034C1"/>
    <w:rsid w:val="00F07158"/>
    <w:rsid w:val="00F24931"/>
    <w:rsid w:val="00F50FA1"/>
    <w:rsid w:val="00F52990"/>
    <w:rsid w:val="00F6005F"/>
    <w:rsid w:val="00F63BBD"/>
    <w:rsid w:val="00F654A3"/>
    <w:rsid w:val="00F70847"/>
    <w:rsid w:val="00F83287"/>
    <w:rsid w:val="00F90EDE"/>
    <w:rsid w:val="00FC28BD"/>
    <w:rsid w:val="00FE17E7"/>
    <w:rsid w:val="00FE1ED2"/>
    <w:rsid w:val="00FF4454"/>
    <w:rsid w:val="00FF57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993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5ED6"/>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00C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86D7B"/>
    <w:rPr>
      <w:color w:val="808080"/>
    </w:rPr>
  </w:style>
  <w:style w:type="paragraph" w:styleId="Header">
    <w:name w:val="header"/>
    <w:basedOn w:val="Normal"/>
    <w:link w:val="HeaderChar"/>
    <w:uiPriority w:val="99"/>
    <w:unhideWhenUsed/>
    <w:rsid w:val="002865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5E8"/>
  </w:style>
  <w:style w:type="paragraph" w:styleId="Footer">
    <w:name w:val="footer"/>
    <w:basedOn w:val="Normal"/>
    <w:link w:val="FooterChar"/>
    <w:uiPriority w:val="99"/>
    <w:unhideWhenUsed/>
    <w:rsid w:val="002865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5E8"/>
  </w:style>
  <w:style w:type="character" w:customStyle="1" w:styleId="Heading1Char">
    <w:name w:val="Heading 1 Char"/>
    <w:basedOn w:val="DefaultParagraphFont"/>
    <w:link w:val="Heading1"/>
    <w:uiPriority w:val="9"/>
    <w:rsid w:val="009F5ED6"/>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9F5ED6"/>
  </w:style>
  <w:style w:type="paragraph" w:styleId="BalloonText">
    <w:name w:val="Balloon Text"/>
    <w:basedOn w:val="Normal"/>
    <w:link w:val="BalloonTextChar"/>
    <w:uiPriority w:val="99"/>
    <w:semiHidden/>
    <w:unhideWhenUsed/>
    <w:rsid w:val="00E7231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2312"/>
    <w:rPr>
      <w:rFonts w:ascii="Lucida Grande" w:hAnsi="Lucida Grande" w:cs="Lucida Grande"/>
      <w:sz w:val="18"/>
      <w:szCs w:val="18"/>
    </w:rPr>
  </w:style>
  <w:style w:type="table" w:styleId="TableGrid">
    <w:name w:val="Table Grid"/>
    <w:basedOn w:val="TableNormal"/>
    <w:uiPriority w:val="39"/>
    <w:rsid w:val="00E72312"/>
    <w:pPr>
      <w:spacing w:after="0" w:line="240" w:lineRule="auto"/>
    </w:pPr>
    <w:rPr>
      <w:rFonts w:ascii="Arial" w:eastAsiaTheme="minorHAnsi" w:hAnsi="Arial"/>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72312"/>
    <w:rPr>
      <w:sz w:val="18"/>
      <w:szCs w:val="18"/>
    </w:rPr>
  </w:style>
  <w:style w:type="paragraph" w:styleId="CommentText">
    <w:name w:val="annotation text"/>
    <w:basedOn w:val="Normal"/>
    <w:link w:val="CommentTextChar"/>
    <w:uiPriority w:val="99"/>
    <w:semiHidden/>
    <w:unhideWhenUsed/>
    <w:rsid w:val="00E72312"/>
    <w:pPr>
      <w:spacing w:line="240" w:lineRule="auto"/>
    </w:pPr>
    <w:rPr>
      <w:sz w:val="24"/>
      <w:szCs w:val="24"/>
    </w:rPr>
  </w:style>
  <w:style w:type="character" w:customStyle="1" w:styleId="CommentTextChar">
    <w:name w:val="Comment Text Char"/>
    <w:basedOn w:val="DefaultParagraphFont"/>
    <w:link w:val="CommentText"/>
    <w:uiPriority w:val="99"/>
    <w:semiHidden/>
    <w:rsid w:val="00E72312"/>
    <w:rPr>
      <w:sz w:val="24"/>
      <w:szCs w:val="24"/>
    </w:rPr>
  </w:style>
  <w:style w:type="paragraph" w:styleId="CommentSubject">
    <w:name w:val="annotation subject"/>
    <w:basedOn w:val="CommentText"/>
    <w:next w:val="CommentText"/>
    <w:link w:val="CommentSubjectChar"/>
    <w:uiPriority w:val="99"/>
    <w:semiHidden/>
    <w:unhideWhenUsed/>
    <w:rsid w:val="00E72312"/>
    <w:rPr>
      <w:b/>
      <w:bCs/>
      <w:sz w:val="20"/>
      <w:szCs w:val="20"/>
    </w:rPr>
  </w:style>
  <w:style w:type="character" w:customStyle="1" w:styleId="CommentSubjectChar">
    <w:name w:val="Comment Subject Char"/>
    <w:basedOn w:val="CommentTextChar"/>
    <w:link w:val="CommentSubject"/>
    <w:uiPriority w:val="99"/>
    <w:semiHidden/>
    <w:rsid w:val="00E72312"/>
    <w:rPr>
      <w:b/>
      <w:bCs/>
      <w:sz w:val="20"/>
      <w:szCs w:val="20"/>
    </w:rPr>
  </w:style>
  <w:style w:type="paragraph" w:styleId="NoSpacing">
    <w:name w:val="No Spacing"/>
    <w:uiPriority w:val="1"/>
    <w:qFormat/>
    <w:rsid w:val="00041F6E"/>
    <w:pPr>
      <w:spacing w:after="0" w:line="240" w:lineRule="auto"/>
    </w:pPr>
    <w:rPr>
      <w:rFonts w:eastAsiaTheme="minorHAnsi"/>
      <w:lang w:eastAsia="en-US"/>
    </w:rPr>
  </w:style>
  <w:style w:type="character" w:styleId="Hyperlink">
    <w:name w:val="Hyperlink"/>
    <w:basedOn w:val="DefaultParagraphFont"/>
    <w:uiPriority w:val="99"/>
    <w:unhideWhenUsed/>
    <w:rsid w:val="00E331E1"/>
    <w:rPr>
      <w:color w:val="0563C1" w:themeColor="hyperlink"/>
      <w:u w:val="single"/>
    </w:rPr>
  </w:style>
  <w:style w:type="character" w:styleId="FollowedHyperlink">
    <w:name w:val="FollowedHyperlink"/>
    <w:basedOn w:val="DefaultParagraphFont"/>
    <w:uiPriority w:val="99"/>
    <w:semiHidden/>
    <w:unhideWhenUsed/>
    <w:rsid w:val="008F64EE"/>
    <w:rPr>
      <w:color w:val="954F72" w:themeColor="followedHyperlink"/>
      <w:u w:val="single"/>
    </w:rPr>
  </w:style>
  <w:style w:type="paragraph" w:styleId="ListParagraph">
    <w:name w:val="List Paragraph"/>
    <w:basedOn w:val="Normal"/>
    <w:uiPriority w:val="34"/>
    <w:qFormat/>
    <w:rsid w:val="005B5AD3"/>
    <w:pPr>
      <w:spacing w:after="0"/>
      <w:ind w:left="720"/>
      <w:contextualSpacing/>
    </w:pPr>
    <w:rPr>
      <w:rFonts w:ascii="Arial" w:eastAsiaTheme="minorHAnsi" w:hAnsi="Arial"/>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5ED6"/>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00C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86D7B"/>
    <w:rPr>
      <w:color w:val="808080"/>
    </w:rPr>
  </w:style>
  <w:style w:type="paragraph" w:styleId="Header">
    <w:name w:val="header"/>
    <w:basedOn w:val="Normal"/>
    <w:link w:val="HeaderChar"/>
    <w:uiPriority w:val="99"/>
    <w:unhideWhenUsed/>
    <w:rsid w:val="002865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5E8"/>
  </w:style>
  <w:style w:type="paragraph" w:styleId="Footer">
    <w:name w:val="footer"/>
    <w:basedOn w:val="Normal"/>
    <w:link w:val="FooterChar"/>
    <w:uiPriority w:val="99"/>
    <w:unhideWhenUsed/>
    <w:rsid w:val="002865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5E8"/>
  </w:style>
  <w:style w:type="character" w:customStyle="1" w:styleId="Heading1Char">
    <w:name w:val="Heading 1 Char"/>
    <w:basedOn w:val="DefaultParagraphFont"/>
    <w:link w:val="Heading1"/>
    <w:uiPriority w:val="9"/>
    <w:rsid w:val="009F5ED6"/>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9F5ED6"/>
  </w:style>
  <w:style w:type="paragraph" w:styleId="BalloonText">
    <w:name w:val="Balloon Text"/>
    <w:basedOn w:val="Normal"/>
    <w:link w:val="BalloonTextChar"/>
    <w:uiPriority w:val="99"/>
    <w:semiHidden/>
    <w:unhideWhenUsed/>
    <w:rsid w:val="00E7231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2312"/>
    <w:rPr>
      <w:rFonts w:ascii="Lucida Grande" w:hAnsi="Lucida Grande" w:cs="Lucida Grande"/>
      <w:sz w:val="18"/>
      <w:szCs w:val="18"/>
    </w:rPr>
  </w:style>
  <w:style w:type="table" w:styleId="TableGrid">
    <w:name w:val="Table Grid"/>
    <w:basedOn w:val="TableNormal"/>
    <w:uiPriority w:val="39"/>
    <w:rsid w:val="00E72312"/>
    <w:pPr>
      <w:spacing w:after="0" w:line="240" w:lineRule="auto"/>
    </w:pPr>
    <w:rPr>
      <w:rFonts w:ascii="Arial" w:eastAsiaTheme="minorHAnsi" w:hAnsi="Arial"/>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72312"/>
    <w:rPr>
      <w:sz w:val="18"/>
      <w:szCs w:val="18"/>
    </w:rPr>
  </w:style>
  <w:style w:type="paragraph" w:styleId="CommentText">
    <w:name w:val="annotation text"/>
    <w:basedOn w:val="Normal"/>
    <w:link w:val="CommentTextChar"/>
    <w:uiPriority w:val="99"/>
    <w:semiHidden/>
    <w:unhideWhenUsed/>
    <w:rsid w:val="00E72312"/>
    <w:pPr>
      <w:spacing w:line="240" w:lineRule="auto"/>
    </w:pPr>
    <w:rPr>
      <w:sz w:val="24"/>
      <w:szCs w:val="24"/>
    </w:rPr>
  </w:style>
  <w:style w:type="character" w:customStyle="1" w:styleId="CommentTextChar">
    <w:name w:val="Comment Text Char"/>
    <w:basedOn w:val="DefaultParagraphFont"/>
    <w:link w:val="CommentText"/>
    <w:uiPriority w:val="99"/>
    <w:semiHidden/>
    <w:rsid w:val="00E72312"/>
    <w:rPr>
      <w:sz w:val="24"/>
      <w:szCs w:val="24"/>
    </w:rPr>
  </w:style>
  <w:style w:type="paragraph" w:styleId="CommentSubject">
    <w:name w:val="annotation subject"/>
    <w:basedOn w:val="CommentText"/>
    <w:next w:val="CommentText"/>
    <w:link w:val="CommentSubjectChar"/>
    <w:uiPriority w:val="99"/>
    <w:semiHidden/>
    <w:unhideWhenUsed/>
    <w:rsid w:val="00E72312"/>
    <w:rPr>
      <w:b/>
      <w:bCs/>
      <w:sz w:val="20"/>
      <w:szCs w:val="20"/>
    </w:rPr>
  </w:style>
  <w:style w:type="character" w:customStyle="1" w:styleId="CommentSubjectChar">
    <w:name w:val="Comment Subject Char"/>
    <w:basedOn w:val="CommentTextChar"/>
    <w:link w:val="CommentSubject"/>
    <w:uiPriority w:val="99"/>
    <w:semiHidden/>
    <w:rsid w:val="00E72312"/>
    <w:rPr>
      <w:b/>
      <w:bCs/>
      <w:sz w:val="20"/>
      <w:szCs w:val="20"/>
    </w:rPr>
  </w:style>
  <w:style w:type="paragraph" w:styleId="NoSpacing">
    <w:name w:val="No Spacing"/>
    <w:uiPriority w:val="1"/>
    <w:qFormat/>
    <w:rsid w:val="00041F6E"/>
    <w:pPr>
      <w:spacing w:after="0" w:line="240" w:lineRule="auto"/>
    </w:pPr>
    <w:rPr>
      <w:rFonts w:eastAsiaTheme="minorHAnsi"/>
      <w:lang w:eastAsia="en-US"/>
    </w:rPr>
  </w:style>
  <w:style w:type="character" w:styleId="Hyperlink">
    <w:name w:val="Hyperlink"/>
    <w:basedOn w:val="DefaultParagraphFont"/>
    <w:uiPriority w:val="99"/>
    <w:unhideWhenUsed/>
    <w:rsid w:val="00E331E1"/>
    <w:rPr>
      <w:color w:val="0563C1" w:themeColor="hyperlink"/>
      <w:u w:val="single"/>
    </w:rPr>
  </w:style>
  <w:style w:type="character" w:styleId="FollowedHyperlink">
    <w:name w:val="FollowedHyperlink"/>
    <w:basedOn w:val="DefaultParagraphFont"/>
    <w:uiPriority w:val="99"/>
    <w:semiHidden/>
    <w:unhideWhenUsed/>
    <w:rsid w:val="008F64EE"/>
    <w:rPr>
      <w:color w:val="954F72" w:themeColor="followedHyperlink"/>
      <w:u w:val="single"/>
    </w:rPr>
  </w:style>
  <w:style w:type="paragraph" w:styleId="ListParagraph">
    <w:name w:val="List Paragraph"/>
    <w:basedOn w:val="Normal"/>
    <w:uiPriority w:val="34"/>
    <w:qFormat/>
    <w:rsid w:val="005B5AD3"/>
    <w:pPr>
      <w:spacing w:after="0"/>
      <w:ind w:left="720"/>
      <w:contextualSpacing/>
    </w:pPr>
    <w:rPr>
      <w:rFonts w:ascii="Arial" w:eastAsiaTheme="minorHAnsi"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864552">
      <w:bodyDiv w:val="1"/>
      <w:marLeft w:val="0"/>
      <w:marRight w:val="0"/>
      <w:marTop w:val="0"/>
      <w:marBottom w:val="0"/>
      <w:divBdr>
        <w:top w:val="none" w:sz="0" w:space="0" w:color="auto"/>
        <w:left w:val="none" w:sz="0" w:space="0" w:color="auto"/>
        <w:bottom w:val="none" w:sz="0" w:space="0" w:color="auto"/>
        <w:right w:val="none" w:sz="0" w:space="0" w:color="auto"/>
      </w:divBdr>
    </w:div>
    <w:div w:id="206533133">
      <w:bodyDiv w:val="1"/>
      <w:marLeft w:val="0"/>
      <w:marRight w:val="0"/>
      <w:marTop w:val="0"/>
      <w:marBottom w:val="0"/>
      <w:divBdr>
        <w:top w:val="none" w:sz="0" w:space="0" w:color="auto"/>
        <w:left w:val="none" w:sz="0" w:space="0" w:color="auto"/>
        <w:bottom w:val="none" w:sz="0" w:space="0" w:color="auto"/>
        <w:right w:val="none" w:sz="0" w:space="0" w:color="auto"/>
      </w:divBdr>
    </w:div>
    <w:div w:id="272370126">
      <w:bodyDiv w:val="1"/>
      <w:marLeft w:val="0"/>
      <w:marRight w:val="0"/>
      <w:marTop w:val="0"/>
      <w:marBottom w:val="0"/>
      <w:divBdr>
        <w:top w:val="none" w:sz="0" w:space="0" w:color="auto"/>
        <w:left w:val="none" w:sz="0" w:space="0" w:color="auto"/>
        <w:bottom w:val="none" w:sz="0" w:space="0" w:color="auto"/>
        <w:right w:val="none" w:sz="0" w:space="0" w:color="auto"/>
      </w:divBdr>
    </w:div>
    <w:div w:id="308286536">
      <w:bodyDiv w:val="1"/>
      <w:marLeft w:val="0"/>
      <w:marRight w:val="0"/>
      <w:marTop w:val="0"/>
      <w:marBottom w:val="0"/>
      <w:divBdr>
        <w:top w:val="none" w:sz="0" w:space="0" w:color="auto"/>
        <w:left w:val="none" w:sz="0" w:space="0" w:color="auto"/>
        <w:bottom w:val="none" w:sz="0" w:space="0" w:color="auto"/>
        <w:right w:val="none" w:sz="0" w:space="0" w:color="auto"/>
      </w:divBdr>
    </w:div>
    <w:div w:id="312225468">
      <w:bodyDiv w:val="1"/>
      <w:marLeft w:val="0"/>
      <w:marRight w:val="0"/>
      <w:marTop w:val="0"/>
      <w:marBottom w:val="0"/>
      <w:divBdr>
        <w:top w:val="none" w:sz="0" w:space="0" w:color="auto"/>
        <w:left w:val="none" w:sz="0" w:space="0" w:color="auto"/>
        <w:bottom w:val="none" w:sz="0" w:space="0" w:color="auto"/>
        <w:right w:val="none" w:sz="0" w:space="0" w:color="auto"/>
      </w:divBdr>
    </w:div>
    <w:div w:id="679086988">
      <w:bodyDiv w:val="1"/>
      <w:marLeft w:val="0"/>
      <w:marRight w:val="0"/>
      <w:marTop w:val="0"/>
      <w:marBottom w:val="0"/>
      <w:divBdr>
        <w:top w:val="none" w:sz="0" w:space="0" w:color="auto"/>
        <w:left w:val="none" w:sz="0" w:space="0" w:color="auto"/>
        <w:bottom w:val="none" w:sz="0" w:space="0" w:color="auto"/>
        <w:right w:val="none" w:sz="0" w:space="0" w:color="auto"/>
      </w:divBdr>
    </w:div>
    <w:div w:id="787748158">
      <w:bodyDiv w:val="1"/>
      <w:marLeft w:val="0"/>
      <w:marRight w:val="0"/>
      <w:marTop w:val="0"/>
      <w:marBottom w:val="0"/>
      <w:divBdr>
        <w:top w:val="none" w:sz="0" w:space="0" w:color="auto"/>
        <w:left w:val="none" w:sz="0" w:space="0" w:color="auto"/>
        <w:bottom w:val="none" w:sz="0" w:space="0" w:color="auto"/>
        <w:right w:val="none" w:sz="0" w:space="0" w:color="auto"/>
      </w:divBdr>
    </w:div>
    <w:div w:id="891305611">
      <w:bodyDiv w:val="1"/>
      <w:marLeft w:val="0"/>
      <w:marRight w:val="0"/>
      <w:marTop w:val="0"/>
      <w:marBottom w:val="0"/>
      <w:divBdr>
        <w:top w:val="none" w:sz="0" w:space="0" w:color="auto"/>
        <w:left w:val="none" w:sz="0" w:space="0" w:color="auto"/>
        <w:bottom w:val="none" w:sz="0" w:space="0" w:color="auto"/>
        <w:right w:val="none" w:sz="0" w:space="0" w:color="auto"/>
      </w:divBdr>
    </w:div>
    <w:div w:id="1085345190">
      <w:bodyDiv w:val="1"/>
      <w:marLeft w:val="0"/>
      <w:marRight w:val="0"/>
      <w:marTop w:val="0"/>
      <w:marBottom w:val="0"/>
      <w:divBdr>
        <w:top w:val="none" w:sz="0" w:space="0" w:color="auto"/>
        <w:left w:val="none" w:sz="0" w:space="0" w:color="auto"/>
        <w:bottom w:val="none" w:sz="0" w:space="0" w:color="auto"/>
        <w:right w:val="none" w:sz="0" w:space="0" w:color="auto"/>
      </w:divBdr>
    </w:div>
    <w:div w:id="1116174554">
      <w:bodyDiv w:val="1"/>
      <w:marLeft w:val="0"/>
      <w:marRight w:val="0"/>
      <w:marTop w:val="0"/>
      <w:marBottom w:val="0"/>
      <w:divBdr>
        <w:top w:val="none" w:sz="0" w:space="0" w:color="auto"/>
        <w:left w:val="none" w:sz="0" w:space="0" w:color="auto"/>
        <w:bottom w:val="none" w:sz="0" w:space="0" w:color="auto"/>
        <w:right w:val="none" w:sz="0" w:space="0" w:color="auto"/>
      </w:divBdr>
    </w:div>
    <w:div w:id="1197306619">
      <w:bodyDiv w:val="1"/>
      <w:marLeft w:val="0"/>
      <w:marRight w:val="0"/>
      <w:marTop w:val="0"/>
      <w:marBottom w:val="0"/>
      <w:divBdr>
        <w:top w:val="none" w:sz="0" w:space="0" w:color="auto"/>
        <w:left w:val="none" w:sz="0" w:space="0" w:color="auto"/>
        <w:bottom w:val="none" w:sz="0" w:space="0" w:color="auto"/>
        <w:right w:val="none" w:sz="0" w:space="0" w:color="auto"/>
      </w:divBdr>
    </w:div>
    <w:div w:id="1228878911">
      <w:bodyDiv w:val="1"/>
      <w:marLeft w:val="0"/>
      <w:marRight w:val="0"/>
      <w:marTop w:val="0"/>
      <w:marBottom w:val="0"/>
      <w:divBdr>
        <w:top w:val="none" w:sz="0" w:space="0" w:color="auto"/>
        <w:left w:val="none" w:sz="0" w:space="0" w:color="auto"/>
        <w:bottom w:val="none" w:sz="0" w:space="0" w:color="auto"/>
        <w:right w:val="none" w:sz="0" w:space="0" w:color="auto"/>
      </w:divBdr>
    </w:div>
    <w:div w:id="1238705195">
      <w:bodyDiv w:val="1"/>
      <w:marLeft w:val="0"/>
      <w:marRight w:val="0"/>
      <w:marTop w:val="0"/>
      <w:marBottom w:val="0"/>
      <w:divBdr>
        <w:top w:val="none" w:sz="0" w:space="0" w:color="auto"/>
        <w:left w:val="none" w:sz="0" w:space="0" w:color="auto"/>
        <w:bottom w:val="none" w:sz="0" w:space="0" w:color="auto"/>
        <w:right w:val="none" w:sz="0" w:space="0" w:color="auto"/>
      </w:divBdr>
    </w:div>
    <w:div w:id="1451705715">
      <w:bodyDiv w:val="1"/>
      <w:marLeft w:val="0"/>
      <w:marRight w:val="0"/>
      <w:marTop w:val="0"/>
      <w:marBottom w:val="0"/>
      <w:divBdr>
        <w:top w:val="none" w:sz="0" w:space="0" w:color="auto"/>
        <w:left w:val="none" w:sz="0" w:space="0" w:color="auto"/>
        <w:bottom w:val="none" w:sz="0" w:space="0" w:color="auto"/>
        <w:right w:val="none" w:sz="0" w:space="0" w:color="auto"/>
      </w:divBdr>
    </w:div>
    <w:div w:id="1457989339">
      <w:bodyDiv w:val="1"/>
      <w:marLeft w:val="0"/>
      <w:marRight w:val="0"/>
      <w:marTop w:val="0"/>
      <w:marBottom w:val="0"/>
      <w:divBdr>
        <w:top w:val="none" w:sz="0" w:space="0" w:color="auto"/>
        <w:left w:val="none" w:sz="0" w:space="0" w:color="auto"/>
        <w:bottom w:val="none" w:sz="0" w:space="0" w:color="auto"/>
        <w:right w:val="none" w:sz="0" w:space="0" w:color="auto"/>
      </w:divBdr>
    </w:div>
    <w:div w:id="1589074937">
      <w:bodyDiv w:val="1"/>
      <w:marLeft w:val="0"/>
      <w:marRight w:val="0"/>
      <w:marTop w:val="0"/>
      <w:marBottom w:val="0"/>
      <w:divBdr>
        <w:top w:val="none" w:sz="0" w:space="0" w:color="auto"/>
        <w:left w:val="none" w:sz="0" w:space="0" w:color="auto"/>
        <w:bottom w:val="none" w:sz="0" w:space="0" w:color="auto"/>
        <w:right w:val="none" w:sz="0" w:space="0" w:color="auto"/>
      </w:divBdr>
    </w:div>
    <w:div w:id="1686862737">
      <w:bodyDiv w:val="1"/>
      <w:marLeft w:val="0"/>
      <w:marRight w:val="0"/>
      <w:marTop w:val="0"/>
      <w:marBottom w:val="0"/>
      <w:divBdr>
        <w:top w:val="none" w:sz="0" w:space="0" w:color="auto"/>
        <w:left w:val="none" w:sz="0" w:space="0" w:color="auto"/>
        <w:bottom w:val="none" w:sz="0" w:space="0" w:color="auto"/>
        <w:right w:val="none" w:sz="0" w:space="0" w:color="auto"/>
      </w:divBdr>
    </w:div>
    <w:div w:id="1883596190">
      <w:bodyDiv w:val="1"/>
      <w:marLeft w:val="0"/>
      <w:marRight w:val="0"/>
      <w:marTop w:val="0"/>
      <w:marBottom w:val="0"/>
      <w:divBdr>
        <w:top w:val="none" w:sz="0" w:space="0" w:color="auto"/>
        <w:left w:val="none" w:sz="0" w:space="0" w:color="auto"/>
        <w:bottom w:val="none" w:sz="0" w:space="0" w:color="auto"/>
        <w:right w:val="none" w:sz="0" w:space="0" w:color="auto"/>
      </w:divBdr>
    </w:div>
    <w:div w:id="1903174055">
      <w:bodyDiv w:val="1"/>
      <w:marLeft w:val="0"/>
      <w:marRight w:val="0"/>
      <w:marTop w:val="0"/>
      <w:marBottom w:val="0"/>
      <w:divBdr>
        <w:top w:val="none" w:sz="0" w:space="0" w:color="auto"/>
        <w:left w:val="none" w:sz="0" w:space="0" w:color="auto"/>
        <w:bottom w:val="none" w:sz="0" w:space="0" w:color="auto"/>
        <w:right w:val="none" w:sz="0" w:space="0" w:color="auto"/>
      </w:divBdr>
    </w:div>
    <w:div w:id="194788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hyperlink" Target="https://en.wikipedia.org/wiki/Wikipedia:Wikipedia_in_brief" TargetMode="External"/><Relationship Id="rId22" Type="http://schemas.openxmlformats.org/officeDocument/2006/relationships/hyperlink" Target="https://en.wikipedia.org/wiki/Wikipedia:Verifiability" TargetMode="External"/><Relationship Id="rId23" Type="http://schemas.openxmlformats.org/officeDocument/2006/relationships/hyperlink" Target="https://archive.ics.uci.edu/ml/datasets/wiki4HE" TargetMode="External"/><Relationship Id="rId24" Type="http://schemas.openxmlformats.org/officeDocument/2006/relationships/hyperlink" Target="https://www.technologyreview.com/s/520446/the-decline-of-wikipedia/"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Moz16</b:Tag>
    <b:SourceType>DocumentFromInternetSite</b:SourceType>
    <b:Guid>{E164F307-9489-4668-B6AB-0BFD4606AC51}</b:Guid>
    <b:Title>Coronary Heart Disease</b:Title>
    <b:InternetSiteTitle>American Heart Association</b:InternetSiteTitle>
    <b:Year>2016</b:Year>
    <b:URL>http://www.heart.org/idc/groups/heart-public/@wcm/@sop/@smd/documents/downloadable/ucm_483962.pdf</b:URL>
    <b:Author>
      <b:Author>
        <b:NameList>
          <b:Person>
            <b:Last>D</b:Last>
            <b:First>Mozaffarian</b:First>
          </b:Person>
          <b:Person>
            <b:Last>EJ</b:Last>
            <b:First>Benjamin</b:First>
          </b:Person>
          <b:Person>
            <b:Last>AS</b:Last>
            <b:First>Go</b:First>
          </b:Person>
        </b:NameList>
      </b:Author>
    </b:Author>
    <b:RefOrder>3</b:RefOrder>
  </b:Source>
  <b:Source>
    <b:Tag>Nat16</b:Tag>
    <b:SourceType>InternetSite</b:SourceType>
    <b:Guid>{0D6FBE56-9D12-48EA-BDB1-154DA7CD6A22}</b:Guid>
    <b:Title>What Are Coronary Heart Disease Risk Factors?</b:Title>
    <b:InternetSiteTitle>NIH - National Heart, Lung and Blood Institute</b:InternetSiteTitle>
    <b:Year>2016</b:Year>
    <b:Month>06</b:Month>
    <b:Day>22</b:Day>
    <b:URL>http://www.nhlbi.nih.gov/health/health-topics/topics/hd</b:URL>
    <b:Author>
      <b:Author>
        <b:Corporate>National Heart, Lung and Blood Institute</b:Corporate>
      </b:Author>
    </b:Author>
    <b:RefOrder>4</b:RefOrder>
  </b:Source>
  <b:Source>
    <b:Tag>Ame15</b:Tag>
    <b:SourceType>InternetSite</b:SourceType>
    <b:Guid>{6ECEAC79-2B75-4E8D-8245-D984693F91C0}</b:Guid>
    <b:Author>
      <b:Author>
        <b:Corporate>American Heart Association</b:Corporate>
      </b:Author>
    </b:Author>
    <b:Title>Coronary Artery Disease - Coronary Heart Disease</b:Title>
    <b:InternetSiteTitle>American Heart Assocation</b:InternetSiteTitle>
    <b:Year>2015</b:Year>
    <b:Month>07</b:Month>
    <b:Day>01</b:Day>
    <b:URL>http://www.heart.org/HEARTORG/Conditions/More/MyHeartandStrokeNews/Coronary-Artery-Disease---Coronary-Heart-Disease_UCM_436416_Article.jsp#.V7nGMY-cGUm</b:URL>
    <b:RefOrder>2</b:RefOrder>
  </b:Source>
  <b:Source>
    <b:Tag>Cen15</b:Tag>
    <b:SourceType>ElectronicSource</b:SourceType>
    <b:Guid>{4FACEEBD-39E5-4508-9C8E-249FBFF5511A}</b:Guid>
    <b:Title>Summary Health Statistics Tables for US Adults: Natioanl Health Interview Survey 2014</b:Title>
    <b:Year>2015</b:Year>
    <b:URL>http://ftp.cdc.gov/pub/Health_Statistics/NCHS/NHIS/SHS/2014_SHS_Table_A-1.pdf</b:URL>
    <b:Author>
      <b:Author>
        <b:Corporate>Center for Disease Control and Prevention</b:Corporate>
      </b:Author>
    </b:Author>
    <b:City>Atlanta</b:City>
    <b:StateProvince>Georgia</b:StateProvince>
    <b:CountryRegion>United States of America</b:CountryRegion>
    <b:RefOrder>5</b:RefOrder>
  </b:Source>
  <b:Source>
    <b:Tag>XuJ16</b:Tag>
    <b:SourceType>ElectronicSource</b:SourceType>
    <b:Guid>{7FEA4A9C-987D-4562-8E0C-721AC1C30AA5}</b:Guid>
    <b:Author>
      <b:Author>
        <b:NameList>
          <b:Person>
            <b:Last>Xu</b:Last>
            <b:First>Juiaquan</b:First>
          </b:Person>
          <b:Person>
            <b:Last>Murphy</b:Last>
            <b:First>Sheery</b:First>
            <b:Middle>L</b:Middle>
          </b:Person>
          <b:Person>
            <b:Last>Kochanek</b:Last>
            <b:First>Kenneth</b:First>
            <b:Middle>D</b:Middle>
          </b:Person>
          <b:Person>
            <b:Last>Bastian</b:Last>
            <b:First>Brigham</b:First>
            <b:Middle>A</b:Middle>
          </b:Person>
        </b:NameList>
      </b:Author>
    </b:Author>
    <b:Title>Deaths: Final Data for 2013</b:Title>
    <b:City>Atlanta</b:City>
    <b:StateProvince>Georgia</b:StateProvince>
    <b:CountryRegion>United States of America</b:CountryRegion>
    <b:Year>2016</b:Year>
    <b:Month>February</b:Month>
    <b:Day>16</b:Day>
    <b:URL>http://www.cdc.gov/nchs/data/nvsr/nvsr64/nvsr64_02.pdf</b:URL>
    <b:RefOrder>1</b:RefOrder>
  </b:Source>
</b:Sources>
</file>

<file path=customXml/itemProps1.xml><?xml version="1.0" encoding="utf-8"?>
<ds:datastoreItem xmlns:ds="http://schemas.openxmlformats.org/officeDocument/2006/customXml" ds:itemID="{A330D859-58F3-114C-A8C4-7B5E7EAD1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12</Pages>
  <Words>2225</Words>
  <Characters>12684</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Law</dc:creator>
  <cp:keywords/>
  <dc:description/>
  <cp:lastModifiedBy>Penelope</cp:lastModifiedBy>
  <cp:revision>13</cp:revision>
  <dcterms:created xsi:type="dcterms:W3CDTF">2016-12-03T01:25:00Z</dcterms:created>
  <dcterms:modified xsi:type="dcterms:W3CDTF">2016-12-06T22:26:00Z</dcterms:modified>
</cp:coreProperties>
</file>